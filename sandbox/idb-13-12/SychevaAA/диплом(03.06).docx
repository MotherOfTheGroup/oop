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35BB" w:rsidRPr="00F635BB" w:rsidRDefault="00F635BB" w:rsidP="00F635B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35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81C325" wp14:editId="76286DBB">
            <wp:extent cx="1483995" cy="845185"/>
            <wp:effectExtent l="0" t="0" r="1905" b="0"/>
            <wp:docPr id="8" name="Рисунок 8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5BB" w:rsidRPr="007D6060" w:rsidRDefault="00F635BB" w:rsidP="00F635BB">
      <w:pPr>
        <w:spacing w:after="0" w:line="288" w:lineRule="auto"/>
        <w:jc w:val="center"/>
        <w:outlineLvl w:val="0"/>
        <w:rPr>
          <w:rFonts w:ascii="Times New Roman" w:hAnsi="Times New Roman" w:cs="Times New Roman"/>
          <w:b/>
          <w:bCs/>
          <w:szCs w:val="28"/>
        </w:rPr>
      </w:pPr>
      <w:r w:rsidRPr="007D6060">
        <w:rPr>
          <w:rFonts w:ascii="Times New Roman" w:hAnsi="Times New Roman" w:cs="Times New Roman"/>
          <w:b/>
          <w:bCs/>
          <w:szCs w:val="28"/>
        </w:rPr>
        <w:t>МИНОБРНАУКИ РОССИИ</w:t>
      </w:r>
    </w:p>
    <w:p w:rsidR="00F635BB" w:rsidRPr="007D6060" w:rsidRDefault="00F635BB" w:rsidP="00F635BB">
      <w:pPr>
        <w:spacing w:after="0" w:line="288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7D6060">
        <w:rPr>
          <w:rFonts w:ascii="Times New Roman" w:hAnsi="Times New Roman" w:cs="Times New Roman"/>
          <w:b/>
          <w:bCs/>
          <w:szCs w:val="28"/>
        </w:rPr>
        <w:t>федеральное государственное бюджетное образовательное учреждение</w:t>
      </w:r>
    </w:p>
    <w:p w:rsidR="00F635BB" w:rsidRPr="007D6060" w:rsidRDefault="00F635BB" w:rsidP="00F635BB">
      <w:pPr>
        <w:spacing w:after="0" w:line="288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7D6060">
        <w:rPr>
          <w:rFonts w:ascii="Times New Roman" w:hAnsi="Times New Roman" w:cs="Times New Roman"/>
          <w:b/>
          <w:bCs/>
          <w:szCs w:val="28"/>
        </w:rPr>
        <w:t>высшего образования</w:t>
      </w:r>
    </w:p>
    <w:p w:rsidR="00F635BB" w:rsidRPr="007D6060" w:rsidRDefault="00F635BB" w:rsidP="00F635BB">
      <w:pPr>
        <w:spacing w:after="0" w:line="288" w:lineRule="auto"/>
        <w:jc w:val="center"/>
        <w:outlineLvl w:val="0"/>
        <w:rPr>
          <w:rFonts w:ascii="Times New Roman" w:hAnsi="Times New Roman" w:cs="Times New Roman"/>
          <w:b/>
          <w:bCs/>
          <w:szCs w:val="28"/>
        </w:rPr>
      </w:pPr>
      <w:r w:rsidRPr="007D6060">
        <w:rPr>
          <w:rFonts w:ascii="Times New Roman" w:hAnsi="Times New Roman" w:cs="Times New Roman"/>
          <w:b/>
          <w:bCs/>
          <w:szCs w:val="28"/>
        </w:rPr>
        <w:t xml:space="preserve"> «Московский государственный технологический университет «СТАНКИН»</w:t>
      </w:r>
    </w:p>
    <w:p w:rsidR="00F635BB" w:rsidRPr="007D6060" w:rsidRDefault="00F635BB" w:rsidP="00F635BB">
      <w:pPr>
        <w:pBdr>
          <w:bottom w:val="single" w:sz="4" w:space="1" w:color="auto"/>
        </w:pBdr>
        <w:spacing w:after="0" w:line="288" w:lineRule="auto"/>
        <w:jc w:val="center"/>
        <w:outlineLvl w:val="0"/>
        <w:rPr>
          <w:rFonts w:ascii="Times New Roman" w:hAnsi="Times New Roman" w:cs="Times New Roman"/>
        </w:rPr>
      </w:pPr>
      <w:r w:rsidRPr="007D6060">
        <w:rPr>
          <w:rFonts w:ascii="Times New Roman" w:hAnsi="Times New Roman" w:cs="Times New Roman"/>
          <w:b/>
          <w:bCs/>
          <w:szCs w:val="28"/>
        </w:rPr>
        <w:t>(ФГБОУ ВО «МГТУ «СТАНКИН»)</w:t>
      </w:r>
    </w:p>
    <w:p w:rsidR="00F635BB" w:rsidRPr="007D6060" w:rsidRDefault="00F635BB" w:rsidP="00F635BB">
      <w:pPr>
        <w:rPr>
          <w:rFonts w:ascii="Times New Roman" w:hAnsi="Times New Roman" w:cs="Times New Roman"/>
          <w:i/>
          <w:sz w:val="1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F635BB" w:rsidRPr="007D6060" w:rsidTr="00F635BB">
        <w:tc>
          <w:tcPr>
            <w:tcW w:w="4785" w:type="dxa"/>
          </w:tcPr>
          <w:p w:rsidR="00F635BB" w:rsidRPr="007D6060" w:rsidRDefault="00F635BB" w:rsidP="00F635BB">
            <w:pPr>
              <w:spacing w:after="0"/>
              <w:rPr>
                <w:rFonts w:ascii="Times New Roman" w:hAnsi="Times New Roman" w:cs="Times New Roman"/>
                <w:b/>
                <w:bCs/>
              </w:rPr>
            </w:pPr>
            <w:r w:rsidRPr="007D6060">
              <w:rPr>
                <w:rFonts w:ascii="Times New Roman" w:hAnsi="Times New Roman" w:cs="Times New Roman"/>
                <w:b/>
                <w:bCs/>
              </w:rPr>
              <w:t>Институт</w:t>
            </w:r>
            <w:r w:rsidRPr="007D6060">
              <w:rPr>
                <w:rFonts w:ascii="Times New Roman" w:hAnsi="Times New Roman" w:cs="Times New Roman"/>
              </w:rPr>
              <w:br/>
            </w:r>
            <w:r w:rsidRPr="007D6060">
              <w:rPr>
                <w:rFonts w:ascii="Times New Roman" w:hAnsi="Times New Roman" w:cs="Times New Roman"/>
                <w:b/>
                <w:bCs/>
              </w:rPr>
              <w:t>информационных систем</w:t>
            </w:r>
            <w:r w:rsidRPr="007D6060">
              <w:rPr>
                <w:rFonts w:ascii="Times New Roman" w:hAnsi="Times New Roman" w:cs="Times New Roman"/>
              </w:rPr>
              <w:br/>
            </w:r>
            <w:r w:rsidRPr="007D6060">
              <w:rPr>
                <w:rFonts w:ascii="Times New Roman" w:hAnsi="Times New Roman" w:cs="Times New Roman"/>
                <w:b/>
                <w:bCs/>
              </w:rPr>
              <w:t>и технологий</w:t>
            </w:r>
          </w:p>
        </w:tc>
        <w:tc>
          <w:tcPr>
            <w:tcW w:w="4785" w:type="dxa"/>
            <w:vAlign w:val="center"/>
          </w:tcPr>
          <w:p w:rsidR="00F635BB" w:rsidRPr="007D6060" w:rsidRDefault="00F635BB" w:rsidP="00F635BB">
            <w:pPr>
              <w:spacing w:after="0"/>
              <w:jc w:val="right"/>
              <w:rPr>
                <w:rFonts w:ascii="Times New Roman" w:hAnsi="Times New Roman" w:cs="Times New Roman"/>
                <w:b/>
              </w:rPr>
            </w:pPr>
            <w:r w:rsidRPr="007D6060">
              <w:rPr>
                <w:rFonts w:ascii="Times New Roman" w:hAnsi="Times New Roman" w:cs="Times New Roman"/>
                <w:b/>
                <w:bCs/>
              </w:rPr>
              <w:t>Кафедра</w:t>
            </w:r>
          </w:p>
          <w:p w:rsidR="00F635BB" w:rsidRPr="007D6060" w:rsidRDefault="00F635BB" w:rsidP="00F635BB">
            <w:pPr>
              <w:spacing w:after="0"/>
              <w:jc w:val="right"/>
              <w:rPr>
                <w:rFonts w:ascii="Times New Roman" w:hAnsi="Times New Roman" w:cs="Times New Roman"/>
                <w:i/>
              </w:rPr>
            </w:pPr>
            <w:r w:rsidRPr="007D6060">
              <w:rPr>
                <w:rFonts w:ascii="Times New Roman" w:hAnsi="Times New Roman" w:cs="Times New Roman"/>
                <w:b/>
              </w:rPr>
              <w:t>информационных систем</w:t>
            </w:r>
          </w:p>
        </w:tc>
      </w:tr>
    </w:tbl>
    <w:p w:rsidR="00F635BB" w:rsidRPr="007D6060" w:rsidRDefault="00F635BB" w:rsidP="00F635BB">
      <w:pPr>
        <w:rPr>
          <w:rFonts w:ascii="Times New Roman" w:hAnsi="Times New Roman" w:cs="Times New Roman"/>
          <w:sz w:val="28"/>
        </w:rPr>
      </w:pPr>
    </w:p>
    <w:p w:rsidR="00F635BB" w:rsidRPr="007D6060" w:rsidRDefault="00F635BB" w:rsidP="00F635BB">
      <w:pPr>
        <w:rPr>
          <w:rFonts w:ascii="Times New Roman" w:hAnsi="Times New Roman" w:cs="Times New Roman"/>
          <w:sz w:val="28"/>
        </w:rPr>
      </w:pPr>
    </w:p>
    <w:tbl>
      <w:tblPr>
        <w:tblW w:w="9640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4962"/>
        <w:gridCol w:w="567"/>
        <w:gridCol w:w="1417"/>
        <w:gridCol w:w="2694"/>
      </w:tblGrid>
      <w:tr w:rsidR="00F635BB" w:rsidRPr="007D6060" w:rsidTr="00F635BB">
        <w:trPr>
          <w:trHeight w:val="503"/>
        </w:trPr>
        <w:tc>
          <w:tcPr>
            <w:tcW w:w="9640" w:type="dxa"/>
            <w:gridSpan w:val="4"/>
            <w:vAlign w:val="center"/>
          </w:tcPr>
          <w:p w:rsidR="00F635BB" w:rsidRPr="007D6060" w:rsidRDefault="00F635BB" w:rsidP="00F635BB">
            <w:pPr>
              <w:spacing w:before="120" w:after="120"/>
              <w:ind w:firstLine="284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D6060">
              <w:rPr>
                <w:rFonts w:ascii="Times New Roman" w:hAnsi="Times New Roman" w:cs="Times New Roman"/>
                <w:b/>
                <w:sz w:val="28"/>
                <w:szCs w:val="28"/>
              </w:rPr>
              <w:t>Сычева Анастасия Антоновна</w:t>
            </w:r>
          </w:p>
        </w:tc>
      </w:tr>
      <w:tr w:rsidR="00F635BB" w:rsidRPr="007D6060" w:rsidTr="00F635BB">
        <w:trPr>
          <w:trHeight w:val="810"/>
        </w:trPr>
        <w:tc>
          <w:tcPr>
            <w:tcW w:w="9640" w:type="dxa"/>
            <w:gridSpan w:val="4"/>
            <w:vAlign w:val="center"/>
          </w:tcPr>
          <w:p w:rsidR="00F635BB" w:rsidRPr="007D6060" w:rsidRDefault="00F635BB" w:rsidP="00F635B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D6060">
              <w:rPr>
                <w:rFonts w:ascii="Times New Roman" w:hAnsi="Times New Roman" w:cs="Times New Roman"/>
                <w:b/>
                <w:sz w:val="28"/>
                <w:szCs w:val="28"/>
              </w:rPr>
              <w:t>Тема: «</w:t>
            </w:r>
            <w:r w:rsidRPr="007D606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Разработка программного и информационного обеспечения мультимедийной картотеки с веб-доступом»</w:t>
            </w:r>
            <w:r w:rsidRPr="007D6060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</w:p>
        </w:tc>
      </w:tr>
      <w:tr w:rsidR="00F635BB" w:rsidRPr="007D6060" w:rsidTr="00F635BB">
        <w:tblPrEx>
          <w:tblLook w:val="04A0" w:firstRow="1" w:lastRow="0" w:firstColumn="1" w:lastColumn="0" w:noHBand="0" w:noVBand="1"/>
        </w:tblPrEx>
        <w:tc>
          <w:tcPr>
            <w:tcW w:w="9640" w:type="dxa"/>
            <w:gridSpan w:val="4"/>
            <w:vAlign w:val="center"/>
          </w:tcPr>
          <w:p w:rsidR="00F635BB" w:rsidRPr="007D6060" w:rsidRDefault="00F635BB" w:rsidP="00F635BB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606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Выпускная квалификационная работа на присвоение квалификации «бакалавр» </w:t>
            </w:r>
            <w:r w:rsidRPr="007D6060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по направлению 09.03.02 «Информационные системы и технологии»</w:t>
            </w:r>
          </w:p>
        </w:tc>
      </w:tr>
      <w:tr w:rsidR="00F635BB" w:rsidRPr="007D6060" w:rsidTr="00F635BB">
        <w:tblPrEx>
          <w:tblLook w:val="04A0" w:firstRow="1" w:lastRow="0" w:firstColumn="1" w:lastColumn="0" w:noHBand="0" w:noVBand="1"/>
        </w:tblPrEx>
        <w:tc>
          <w:tcPr>
            <w:tcW w:w="9640" w:type="dxa"/>
            <w:gridSpan w:val="4"/>
          </w:tcPr>
          <w:p w:rsidR="00F635BB" w:rsidRPr="007D6060" w:rsidRDefault="00F635BB" w:rsidP="00F635BB">
            <w:pPr>
              <w:pStyle w:val="2"/>
              <w:rPr>
                <w:rFonts w:ascii="Times New Roman" w:hAnsi="Times New Roman" w:cs="Times New Roman"/>
              </w:rPr>
            </w:pPr>
          </w:p>
        </w:tc>
      </w:tr>
      <w:tr w:rsidR="00F635BB" w:rsidRPr="007D6060" w:rsidTr="00F635BB">
        <w:tblPrEx>
          <w:tblLook w:val="04A0" w:firstRow="1" w:lastRow="0" w:firstColumn="1" w:lastColumn="0" w:noHBand="0" w:noVBand="1"/>
        </w:tblPrEx>
        <w:trPr>
          <w:trHeight w:val="539"/>
        </w:trPr>
        <w:tc>
          <w:tcPr>
            <w:tcW w:w="5529" w:type="dxa"/>
            <w:gridSpan w:val="2"/>
          </w:tcPr>
          <w:p w:rsidR="00F635BB" w:rsidRPr="007D6060" w:rsidRDefault="00F635BB" w:rsidP="00F635BB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11" w:type="dxa"/>
            <w:gridSpan w:val="2"/>
            <w:vAlign w:val="bottom"/>
          </w:tcPr>
          <w:p w:rsidR="00F635BB" w:rsidRPr="007D6060" w:rsidRDefault="00F635BB" w:rsidP="00F635BB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</w:rPr>
            </w:pPr>
            <w:r w:rsidRPr="007D6060">
              <w:rPr>
                <w:rFonts w:ascii="Times New Roman" w:hAnsi="Times New Roman" w:cs="Times New Roman"/>
                <w:sz w:val="28"/>
              </w:rPr>
              <w:t>Регистрационный № _______</w:t>
            </w:r>
          </w:p>
          <w:p w:rsidR="00F635BB" w:rsidRPr="007D6060" w:rsidRDefault="00F635BB" w:rsidP="00F635BB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</w:rPr>
            </w:pPr>
          </w:p>
          <w:p w:rsidR="00F635BB" w:rsidRPr="007D6060" w:rsidRDefault="00F635BB" w:rsidP="00F635BB">
            <w:pPr>
              <w:spacing w:after="0" w:line="360" w:lineRule="auto"/>
              <w:rPr>
                <w:rFonts w:ascii="Times New Roman" w:hAnsi="Times New Roman" w:cs="Times New Roman"/>
                <w:sz w:val="28"/>
              </w:rPr>
            </w:pPr>
          </w:p>
          <w:p w:rsidR="00F635BB" w:rsidRPr="007D6060" w:rsidRDefault="00F635BB" w:rsidP="00F635BB">
            <w:pPr>
              <w:spacing w:after="0" w:line="360" w:lineRule="auto"/>
              <w:rPr>
                <w:rFonts w:ascii="Times New Roman" w:hAnsi="Times New Roman" w:cs="Times New Roman"/>
                <w:sz w:val="28"/>
              </w:rPr>
            </w:pPr>
          </w:p>
        </w:tc>
      </w:tr>
      <w:tr w:rsidR="00F635BB" w:rsidRPr="007D6060" w:rsidTr="00F635BB">
        <w:tblPrEx>
          <w:tblLook w:val="04A0" w:firstRow="1" w:lastRow="0" w:firstColumn="1" w:lastColumn="0" w:noHBand="0" w:noVBand="1"/>
        </w:tblPrEx>
        <w:trPr>
          <w:trHeight w:val="463"/>
        </w:trPr>
        <w:tc>
          <w:tcPr>
            <w:tcW w:w="4962" w:type="dxa"/>
            <w:vAlign w:val="bottom"/>
          </w:tcPr>
          <w:p w:rsidR="00F635BB" w:rsidRPr="007D6060" w:rsidRDefault="00F635BB" w:rsidP="00F635BB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606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Заведующий кафедрой </w:t>
            </w:r>
          </w:p>
          <w:p w:rsidR="00F635BB" w:rsidRPr="007D6060" w:rsidRDefault="00F635BB" w:rsidP="00F635B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6060">
              <w:rPr>
                <w:rFonts w:ascii="Times New Roman" w:hAnsi="Times New Roman" w:cs="Times New Roman"/>
                <w:b/>
                <w:sz w:val="24"/>
                <w:szCs w:val="24"/>
              </w:rPr>
              <w:t>д.т.н., проф.</w:t>
            </w:r>
          </w:p>
        </w:tc>
        <w:tc>
          <w:tcPr>
            <w:tcW w:w="1984" w:type="dxa"/>
            <w:gridSpan w:val="2"/>
            <w:tcBorders>
              <w:bottom w:val="single" w:sz="4" w:space="0" w:color="auto"/>
            </w:tcBorders>
          </w:tcPr>
          <w:p w:rsidR="00F635BB" w:rsidRPr="007D6060" w:rsidRDefault="00F635BB" w:rsidP="00F635B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  <w:vAlign w:val="bottom"/>
          </w:tcPr>
          <w:p w:rsidR="00F635BB" w:rsidRPr="007D6060" w:rsidRDefault="00F635BB" w:rsidP="00F635BB">
            <w:pPr>
              <w:spacing w:after="0"/>
              <w:ind w:firstLine="56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6060">
              <w:rPr>
                <w:rFonts w:ascii="Times New Roman" w:hAnsi="Times New Roman" w:cs="Times New Roman"/>
                <w:b/>
                <w:sz w:val="24"/>
                <w:szCs w:val="24"/>
              </w:rPr>
              <w:t>Позднеев Б.М.</w:t>
            </w:r>
          </w:p>
        </w:tc>
      </w:tr>
      <w:tr w:rsidR="00F635BB" w:rsidRPr="007D6060" w:rsidTr="00F635BB">
        <w:tblPrEx>
          <w:tblLook w:val="04A0" w:firstRow="1" w:lastRow="0" w:firstColumn="1" w:lastColumn="0" w:noHBand="0" w:noVBand="1"/>
        </w:tblPrEx>
        <w:trPr>
          <w:trHeight w:val="139"/>
        </w:trPr>
        <w:tc>
          <w:tcPr>
            <w:tcW w:w="4962" w:type="dxa"/>
            <w:vAlign w:val="bottom"/>
          </w:tcPr>
          <w:p w:rsidR="00F635BB" w:rsidRPr="007D6060" w:rsidRDefault="00F635BB" w:rsidP="00F635B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gridSpan w:val="2"/>
          </w:tcPr>
          <w:p w:rsidR="00F635BB" w:rsidRPr="007D6060" w:rsidRDefault="00F635BB" w:rsidP="00F635B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6060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</w:tc>
        <w:tc>
          <w:tcPr>
            <w:tcW w:w="2694" w:type="dxa"/>
            <w:vAlign w:val="bottom"/>
          </w:tcPr>
          <w:p w:rsidR="00F635BB" w:rsidRPr="007D6060" w:rsidRDefault="00F635BB" w:rsidP="00F635BB">
            <w:pPr>
              <w:spacing w:after="0"/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35BB" w:rsidRPr="007D6060" w:rsidTr="00F635BB">
        <w:tblPrEx>
          <w:tblLook w:val="04A0" w:firstRow="1" w:lastRow="0" w:firstColumn="1" w:lastColumn="0" w:noHBand="0" w:noVBand="1"/>
        </w:tblPrEx>
        <w:trPr>
          <w:trHeight w:val="562"/>
        </w:trPr>
        <w:tc>
          <w:tcPr>
            <w:tcW w:w="4962" w:type="dxa"/>
            <w:vAlign w:val="bottom"/>
          </w:tcPr>
          <w:p w:rsidR="00F635BB" w:rsidRPr="007D6060" w:rsidRDefault="00F635BB" w:rsidP="00F635BB">
            <w:pPr>
              <w:pStyle w:val="3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 w:rsidRPr="007D6060">
              <w:rPr>
                <w:rFonts w:ascii="Times New Roman" w:hAnsi="Times New Roman"/>
                <w:sz w:val="24"/>
                <w:szCs w:val="24"/>
              </w:rPr>
              <w:t xml:space="preserve">Руководитель </w:t>
            </w:r>
          </w:p>
          <w:p w:rsidR="00F635BB" w:rsidRPr="007D6060" w:rsidRDefault="00F635BB" w:rsidP="00F635BB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6060">
              <w:rPr>
                <w:rFonts w:ascii="Times New Roman" w:hAnsi="Times New Roman" w:cs="Times New Roman"/>
                <w:b/>
                <w:sz w:val="24"/>
                <w:szCs w:val="24"/>
              </w:rPr>
              <w:t>Ст. преп.</w:t>
            </w:r>
          </w:p>
        </w:tc>
        <w:tc>
          <w:tcPr>
            <w:tcW w:w="1984" w:type="dxa"/>
            <w:gridSpan w:val="2"/>
            <w:tcBorders>
              <w:bottom w:val="single" w:sz="4" w:space="0" w:color="auto"/>
            </w:tcBorders>
          </w:tcPr>
          <w:p w:rsidR="00F635BB" w:rsidRPr="007D6060" w:rsidRDefault="00F635BB" w:rsidP="00F635B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  <w:vAlign w:val="bottom"/>
          </w:tcPr>
          <w:p w:rsidR="00F635BB" w:rsidRPr="007D6060" w:rsidRDefault="007D6060" w:rsidP="007D6060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606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</w:t>
            </w:r>
            <w:r w:rsidR="00F635BB" w:rsidRPr="007D6060">
              <w:rPr>
                <w:rFonts w:ascii="Times New Roman" w:hAnsi="Times New Roman" w:cs="Times New Roman"/>
                <w:b/>
                <w:sz w:val="24"/>
                <w:szCs w:val="24"/>
              </w:rPr>
              <w:t>Овчинников П.Е.</w:t>
            </w:r>
          </w:p>
        </w:tc>
      </w:tr>
      <w:tr w:rsidR="00F635BB" w:rsidRPr="007D6060" w:rsidTr="00F635BB">
        <w:tblPrEx>
          <w:tblLook w:val="04A0" w:firstRow="1" w:lastRow="0" w:firstColumn="1" w:lastColumn="0" w:noHBand="0" w:noVBand="1"/>
        </w:tblPrEx>
        <w:trPr>
          <w:trHeight w:val="87"/>
        </w:trPr>
        <w:tc>
          <w:tcPr>
            <w:tcW w:w="4962" w:type="dxa"/>
            <w:vAlign w:val="bottom"/>
          </w:tcPr>
          <w:p w:rsidR="00F635BB" w:rsidRPr="007D6060" w:rsidRDefault="00F635BB" w:rsidP="00F635BB">
            <w:pPr>
              <w:pStyle w:val="3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84" w:type="dxa"/>
            <w:gridSpan w:val="2"/>
            <w:tcBorders>
              <w:top w:val="single" w:sz="4" w:space="0" w:color="auto"/>
            </w:tcBorders>
          </w:tcPr>
          <w:p w:rsidR="00F635BB" w:rsidRPr="007D6060" w:rsidRDefault="00F635BB" w:rsidP="00F635B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6060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</w:tc>
        <w:tc>
          <w:tcPr>
            <w:tcW w:w="2694" w:type="dxa"/>
            <w:vAlign w:val="bottom"/>
          </w:tcPr>
          <w:p w:rsidR="00F635BB" w:rsidRPr="007D6060" w:rsidRDefault="00F635BB" w:rsidP="00F635BB">
            <w:pPr>
              <w:spacing w:after="0"/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35BB" w:rsidRPr="007D6060" w:rsidTr="00F635BB">
        <w:tblPrEx>
          <w:tblLook w:val="04A0" w:firstRow="1" w:lastRow="0" w:firstColumn="1" w:lastColumn="0" w:noHBand="0" w:noVBand="1"/>
        </w:tblPrEx>
        <w:trPr>
          <w:trHeight w:val="485"/>
        </w:trPr>
        <w:tc>
          <w:tcPr>
            <w:tcW w:w="4962" w:type="dxa"/>
            <w:vAlign w:val="bottom"/>
          </w:tcPr>
          <w:p w:rsidR="00F635BB" w:rsidRPr="007D6060" w:rsidRDefault="00F635BB" w:rsidP="00F635BB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6060">
              <w:rPr>
                <w:rFonts w:ascii="Times New Roman" w:hAnsi="Times New Roman" w:cs="Times New Roman"/>
                <w:b/>
                <w:sz w:val="24"/>
                <w:szCs w:val="24"/>
              </w:rPr>
              <w:t>Студент группы ИДБ-13-12</w:t>
            </w:r>
          </w:p>
        </w:tc>
        <w:tc>
          <w:tcPr>
            <w:tcW w:w="1984" w:type="dxa"/>
            <w:gridSpan w:val="2"/>
            <w:tcBorders>
              <w:bottom w:val="single" w:sz="4" w:space="0" w:color="auto"/>
            </w:tcBorders>
          </w:tcPr>
          <w:p w:rsidR="00F635BB" w:rsidRPr="007D6060" w:rsidRDefault="00F635BB" w:rsidP="00F635BB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35BB" w:rsidRPr="007D6060" w:rsidRDefault="00F635BB" w:rsidP="00F635BB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4" w:type="dxa"/>
            <w:vAlign w:val="bottom"/>
          </w:tcPr>
          <w:p w:rsidR="00F635BB" w:rsidRPr="007D6060" w:rsidRDefault="00F635BB" w:rsidP="00F635BB">
            <w:pPr>
              <w:spacing w:after="0"/>
              <w:ind w:firstLine="56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6060">
              <w:rPr>
                <w:rFonts w:ascii="Times New Roman" w:hAnsi="Times New Roman" w:cs="Times New Roman"/>
                <w:b/>
                <w:sz w:val="24"/>
                <w:szCs w:val="24"/>
              </w:rPr>
              <w:t>Сычева А.А.</w:t>
            </w:r>
          </w:p>
        </w:tc>
      </w:tr>
      <w:tr w:rsidR="00F635BB" w:rsidRPr="007D6060" w:rsidTr="00F635BB">
        <w:tblPrEx>
          <w:tblLook w:val="04A0" w:firstRow="1" w:lastRow="0" w:firstColumn="1" w:lastColumn="0" w:noHBand="0" w:noVBand="1"/>
        </w:tblPrEx>
        <w:trPr>
          <w:trHeight w:val="273"/>
        </w:trPr>
        <w:tc>
          <w:tcPr>
            <w:tcW w:w="4962" w:type="dxa"/>
          </w:tcPr>
          <w:p w:rsidR="00F635BB" w:rsidRPr="007D6060" w:rsidRDefault="00F635BB" w:rsidP="00F635BB">
            <w:pPr>
              <w:spacing w:after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  <w:gridSpan w:val="2"/>
            <w:tcBorders>
              <w:top w:val="single" w:sz="4" w:space="0" w:color="auto"/>
            </w:tcBorders>
          </w:tcPr>
          <w:p w:rsidR="00F635BB" w:rsidRPr="007D6060" w:rsidRDefault="00F635BB" w:rsidP="00F635BB">
            <w:pPr>
              <w:spacing w:after="0"/>
              <w:jc w:val="center"/>
              <w:rPr>
                <w:rFonts w:ascii="Times New Roman" w:hAnsi="Times New Roman" w:cs="Times New Roman"/>
                <w:sz w:val="20"/>
              </w:rPr>
            </w:pPr>
            <w:r w:rsidRPr="007D6060">
              <w:rPr>
                <w:rFonts w:ascii="Times New Roman" w:hAnsi="Times New Roman" w:cs="Times New Roman"/>
                <w:sz w:val="20"/>
              </w:rPr>
              <w:t>подпись</w:t>
            </w:r>
          </w:p>
        </w:tc>
        <w:tc>
          <w:tcPr>
            <w:tcW w:w="2694" w:type="dxa"/>
          </w:tcPr>
          <w:p w:rsidR="00F635BB" w:rsidRPr="007D6060" w:rsidRDefault="00F635BB" w:rsidP="00F635BB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F635BB" w:rsidRPr="007D6060" w:rsidRDefault="00F635BB" w:rsidP="00F635BB">
      <w:pPr>
        <w:jc w:val="center"/>
        <w:rPr>
          <w:rFonts w:ascii="Times New Roman" w:hAnsi="Times New Roman" w:cs="Times New Roman"/>
        </w:rPr>
      </w:pPr>
    </w:p>
    <w:p w:rsidR="00F635BB" w:rsidRPr="00334FE2" w:rsidRDefault="00F635BB" w:rsidP="00F635BB">
      <w:pPr>
        <w:jc w:val="center"/>
        <w:rPr>
          <w:sz w:val="28"/>
          <w:szCs w:val="28"/>
        </w:rPr>
      </w:pPr>
      <w:r w:rsidRPr="007D6060">
        <w:rPr>
          <w:rFonts w:ascii="Times New Roman" w:hAnsi="Times New Roman" w:cs="Times New Roman"/>
        </w:rPr>
        <w:br/>
      </w:r>
      <w:r w:rsidRPr="007D6060">
        <w:rPr>
          <w:rFonts w:ascii="Times New Roman" w:hAnsi="Times New Roman" w:cs="Times New Roman"/>
          <w:sz w:val="28"/>
          <w:szCs w:val="28"/>
        </w:rPr>
        <w:t>Москва 2017</w:t>
      </w:r>
      <w:r w:rsidRPr="00F635BB">
        <w:rPr>
          <w:rFonts w:ascii="Times New Roman" w:hAnsi="Times New Roman" w:cs="Times New Roman"/>
          <w:sz w:val="28"/>
          <w:szCs w:val="28"/>
        </w:rPr>
        <w:t xml:space="preserve"> г</w:t>
      </w:r>
      <w:r>
        <w:rPr>
          <w:sz w:val="28"/>
          <w:szCs w:val="28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620004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C90707" w:rsidRPr="00157D7B" w:rsidRDefault="00C90707" w:rsidP="00C90707">
          <w:pPr>
            <w:pStyle w:val="aa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157D7B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C90707" w:rsidRPr="00CB0D00" w:rsidRDefault="00C90707" w:rsidP="00C90707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A4187C" w:rsidRPr="00A4187C" w:rsidRDefault="00C90707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B0D0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B0D0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B0D0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83433787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_Toc483433787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2A68AE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88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1. Анализ состояния вопроса и обоснование цели и задач ВКР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_Toc483433788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2A68AE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89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1.1. Постановка задачи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_Toc483433789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2A68AE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0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1.2. Нормативно-правовая база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_Toc483433790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2A68AE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1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1.3. Средства моделирования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_Toc483433791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2A68AE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2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1.4. Средства разработки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_Toc483433792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2A68AE">
          <w:pPr>
            <w:pStyle w:val="3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3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1.4.1. HTML. CSS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_Toc483433793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2A68AE">
          <w:pPr>
            <w:pStyle w:val="3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4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1.4.2. JavaScript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_Toc483433794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2A68AE">
          <w:pPr>
            <w:pStyle w:val="3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5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1.4.3. PHP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_Toc483433795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2A68AE">
          <w:pPr>
            <w:pStyle w:val="3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6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1.4.4. PHPMyAdmin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_Toc483433796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2A68AE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7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2. Разработка комплекса моделей информационной системы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_Toc483433797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2A68AE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8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 Функциональная модель (IDEF0)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_Toc483433798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2A68AE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9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 Модель потоков данных (DFD)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_Toc483433799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2A68AE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0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2.3. Реляционная модель базы данных (ERD)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_Toc483433800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2A68AE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1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3. Разработка и исследовательские испытания прототипа программного и информационного обеспечения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_Toc483433801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2A68AE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2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3.1. Разработка прототипа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_Toc483433802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2A68AE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3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3.2. Испытания прототипа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_Toc483433803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2A68AE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4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_Toc483433804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2A68AE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5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источников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_Toc483433805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2A68AE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6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_Toc483433806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2A68AE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7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_Toc483433807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2A68AE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8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_Toc483433808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707" w:rsidRPr="00BC13B0" w:rsidRDefault="00C90707">
          <w:pPr>
            <w:rPr>
              <w:rFonts w:ascii="Times New Roman" w:hAnsi="Times New Roman" w:cs="Times New Roman"/>
              <w:sz w:val="28"/>
              <w:szCs w:val="28"/>
            </w:rPr>
          </w:pPr>
          <w:r w:rsidRPr="00CB0D0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90707" w:rsidRPr="00A05A71" w:rsidRDefault="00895A71" w:rsidP="00A05A71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:rsidR="00F54286" w:rsidRDefault="005029DF" w:rsidP="00F635BB">
      <w:pPr>
        <w:pStyle w:val="11"/>
      </w:pPr>
      <w:bookmarkStart w:id="0" w:name="_Toc483433787"/>
      <w:r w:rsidRPr="00E5674E">
        <w:lastRenderedPageBreak/>
        <w:t>ВВЕДЕНИЕ</w:t>
      </w:r>
      <w:bookmarkEnd w:id="0"/>
    </w:p>
    <w:p w:rsidR="00F54286" w:rsidRDefault="00F54286" w:rsidP="00F54286">
      <w:pPr>
        <w:pStyle w:val="a3"/>
        <w:rPr>
          <w:lang w:eastAsia="en-US"/>
        </w:rPr>
      </w:pPr>
      <w:r>
        <w:rPr>
          <w:lang w:eastAsia="en-US"/>
        </w:rPr>
        <w:t>На данном этапе развития общества всю большую роль в жизни занимают различные информационные технологии.</w:t>
      </w:r>
      <w:r w:rsidR="003945EA">
        <w:rPr>
          <w:lang w:eastAsia="en-US"/>
        </w:rPr>
        <w:t xml:space="preserve"> </w:t>
      </w:r>
      <w:r w:rsidR="001C0847">
        <w:rPr>
          <w:lang w:eastAsia="en-US"/>
        </w:rPr>
        <w:t>Также в п</w:t>
      </w:r>
      <w:r w:rsidR="003945EA">
        <w:rPr>
          <w:lang w:eastAsia="en-US"/>
        </w:rPr>
        <w:t xml:space="preserve">оследнее время прослеживается четкая тенденция повышения популярности веб-ресурсов и облачных сервисов – работа с информацией переносится с рабочей машины пользователя </w:t>
      </w:r>
      <w:r w:rsidR="007D32C5">
        <w:rPr>
          <w:lang w:eastAsia="en-US"/>
        </w:rPr>
        <w:t>в</w:t>
      </w:r>
      <w:r w:rsidR="007367A3">
        <w:rPr>
          <w:lang w:eastAsia="en-US"/>
        </w:rPr>
        <w:t xml:space="preserve"> глобальную сеть Интернет</w:t>
      </w:r>
      <w:r w:rsidR="001C0847">
        <w:rPr>
          <w:lang w:eastAsia="en-US"/>
        </w:rPr>
        <w:t xml:space="preserve">. Поэтому именно сейчас работы в области разработки онлайн-ресурсов являются актуальными и востребованными. </w:t>
      </w:r>
    </w:p>
    <w:p w:rsidR="001C0847" w:rsidRDefault="001C0847" w:rsidP="00F54286">
      <w:pPr>
        <w:pStyle w:val="a3"/>
        <w:rPr>
          <w:lang w:eastAsia="en-US"/>
        </w:rPr>
      </w:pPr>
      <w:r>
        <w:rPr>
          <w:lang w:eastAsia="en-US"/>
        </w:rPr>
        <w:t>Веб-приложения и интернет сайты используются в самых различных сферах жизни общества</w:t>
      </w:r>
      <w:r w:rsidRPr="00686A7A">
        <w:t xml:space="preserve">. </w:t>
      </w:r>
      <w:r w:rsidR="00686A7A">
        <w:t>«Всемирная паутина»</w:t>
      </w:r>
      <w:r w:rsidR="00686A7A" w:rsidRPr="00686A7A">
        <w:t xml:space="preserve"> становится не только площадкой для получения информац</w:t>
      </w:r>
      <w:r w:rsidR="007367A3">
        <w:t>ии и общения, но и инструментом</w:t>
      </w:r>
      <w:r w:rsidR="00686A7A" w:rsidRPr="00686A7A">
        <w:t xml:space="preserve"> реализации бытовых нужд: таких как совершение покупок, оплата коммунальных услуг и др.</w:t>
      </w:r>
      <w:r w:rsidR="00686A7A">
        <w:rPr>
          <w:rStyle w:val="apple-converted-space"/>
          <w:rFonts w:ascii="MetaPro-Normal" w:hAnsi="MetaPro-Normal"/>
          <w:color w:val="818080"/>
          <w:sz w:val="26"/>
          <w:szCs w:val="26"/>
          <w:shd w:val="clear" w:color="auto" w:fill="FFFFFF"/>
        </w:rPr>
        <w:t> </w:t>
      </w:r>
      <w:r>
        <w:rPr>
          <w:lang w:eastAsia="en-US"/>
        </w:rPr>
        <w:t>Любая уважающая себя организация, будь то учебное заведение или коммерческий холдинг, имеет свой веб-сайт, многие торговые сети и магазины поддерживают свой интернет-магазин. Свои веб-странички имеют и частные предприниматели, музыкальные группы, даже рядовые пользователи</w:t>
      </w:r>
      <w:r w:rsidR="0072584C">
        <w:rPr>
          <w:lang w:eastAsia="en-US"/>
        </w:rPr>
        <w:t>.</w:t>
      </w:r>
      <w:r>
        <w:rPr>
          <w:lang w:eastAsia="en-US"/>
        </w:rPr>
        <w:t xml:space="preserve"> Огромное количество самой разнообразной информации на данный момент хранится и обрабатывается в </w:t>
      </w:r>
      <w:r w:rsidR="007D32C5">
        <w:rPr>
          <w:lang w:eastAsia="en-US"/>
        </w:rPr>
        <w:t>глобальном информационном пространстве</w:t>
      </w:r>
      <w:r>
        <w:rPr>
          <w:lang w:eastAsia="en-US"/>
        </w:rPr>
        <w:t>.</w:t>
      </w:r>
      <w:r w:rsidR="00686A7A" w:rsidRPr="00686A7A">
        <w:rPr>
          <w:rFonts w:ascii="Cambria" w:hAnsi="Cambria" w:cs="Cambria"/>
          <w:color w:val="818080"/>
          <w:sz w:val="26"/>
          <w:szCs w:val="26"/>
          <w:shd w:val="clear" w:color="auto" w:fill="FFFFFF"/>
        </w:rPr>
        <w:t xml:space="preserve"> </w:t>
      </w:r>
      <w:r w:rsidR="00686A7A">
        <w:rPr>
          <w:rFonts w:ascii="Cambria" w:hAnsi="Cambria" w:cs="Cambria"/>
          <w:color w:val="818080"/>
          <w:sz w:val="26"/>
          <w:szCs w:val="26"/>
          <w:shd w:val="clear" w:color="auto" w:fill="FFFFFF"/>
        </w:rPr>
        <w:t xml:space="preserve"> </w:t>
      </w:r>
    </w:p>
    <w:p w:rsidR="001C0847" w:rsidRDefault="001C0847" w:rsidP="00F54286">
      <w:pPr>
        <w:pStyle w:val="a3"/>
        <w:rPr>
          <w:rFonts w:eastAsia="Calibri"/>
        </w:rPr>
      </w:pPr>
      <w:r>
        <w:rPr>
          <w:lang w:eastAsia="en-US"/>
        </w:rPr>
        <w:t>Широкое распространение как в «настольных» приложениях, так и в различных веб-ресурсах получили реляционные базы данных, так как являются одним из самых удобных спос</w:t>
      </w:r>
      <w:r w:rsidR="00420FEA">
        <w:rPr>
          <w:lang w:eastAsia="en-US"/>
        </w:rPr>
        <w:t xml:space="preserve">обов хранения информации. </w:t>
      </w:r>
      <w:r w:rsidR="00420FEA">
        <w:rPr>
          <w:rFonts w:eastAsia="Calibri"/>
        </w:rPr>
        <w:t>Базы данных необходимы для многих областей деятельности человека, будь то банковское дело, продовольственный магазин или учет домашних расходов.</w:t>
      </w:r>
    </w:p>
    <w:p w:rsidR="00F54286" w:rsidRPr="00F635BB" w:rsidRDefault="00420FEA" w:rsidP="00F635BB">
      <w:pPr>
        <w:pStyle w:val="a3"/>
        <w:rPr>
          <w:rFonts w:eastAsia="Calibri"/>
        </w:rPr>
      </w:pPr>
      <w:r>
        <w:rPr>
          <w:rFonts w:eastAsia="Calibri"/>
        </w:rPr>
        <w:t>Можно сделать вывод, что на данном этапе развития общества с учетом столь стремительного развития сети Интернет, разработка веб-приложений и сайтов, способных работать с базами данных, является актуаль</w:t>
      </w:r>
      <w:r w:rsidR="00D57D11">
        <w:rPr>
          <w:rFonts w:eastAsia="Calibri"/>
        </w:rPr>
        <w:t>ным и востребованным процессом во всех предметных областях, например, хранение мультимедийных данных и мета информации о них.</w:t>
      </w:r>
    </w:p>
    <w:p w:rsidR="00F77696" w:rsidRPr="00F635BB" w:rsidRDefault="005029DF" w:rsidP="00F635BB">
      <w:pPr>
        <w:pStyle w:val="11"/>
        <w:rPr>
          <w:szCs w:val="28"/>
        </w:rPr>
      </w:pPr>
      <w:bookmarkStart w:id="1" w:name="_Toc483433788"/>
      <w:r w:rsidRPr="00340366">
        <w:rPr>
          <w:szCs w:val="28"/>
        </w:rPr>
        <w:lastRenderedPageBreak/>
        <w:t xml:space="preserve">ГЛАВА </w:t>
      </w:r>
      <w:r w:rsidR="00F77696" w:rsidRPr="00340366">
        <w:rPr>
          <w:szCs w:val="28"/>
        </w:rPr>
        <w:t xml:space="preserve">1. </w:t>
      </w:r>
      <w:r w:rsidR="00927CF2" w:rsidRPr="00340366">
        <w:rPr>
          <w:color w:val="000000"/>
          <w:szCs w:val="28"/>
        </w:rPr>
        <w:t>Анализ состояния вопроса и обоснование цели и задач ВКР</w:t>
      </w:r>
      <w:bookmarkEnd w:id="1"/>
    </w:p>
    <w:p w:rsidR="00634C30" w:rsidRPr="00634C30" w:rsidRDefault="00634C30" w:rsidP="00634C30">
      <w:pPr>
        <w:pStyle w:val="a3"/>
      </w:pPr>
      <w:r w:rsidRPr="00634C30">
        <w:rPr>
          <w:rFonts w:eastAsia="Calibri"/>
        </w:rPr>
        <w:t xml:space="preserve">В качестве цели выполнения выпускной квалификационной работы было выбрано </w:t>
      </w:r>
      <w:r w:rsidRPr="00634C30">
        <w:t>обеспечение технологической поддержки процессов формирования и использования мультимедийной картотеки в повседневной, учебной и профессиональной деятельности различных групп пользователей.</w:t>
      </w:r>
    </w:p>
    <w:p w:rsidR="00634C30" w:rsidRPr="00F635BB" w:rsidRDefault="00634C30" w:rsidP="00F635BB">
      <w:pPr>
        <w:pStyle w:val="a3"/>
        <w:rPr>
          <w:color w:val="auto"/>
        </w:rPr>
      </w:pPr>
      <w:r w:rsidRPr="00634C30">
        <w:rPr>
          <w:color w:val="auto"/>
        </w:rPr>
        <w:t xml:space="preserve">В качестве предметной области данной работы была выбрана разработка мультимедийной распределенной картотеки, в частном случае – музыкальной картотеки, что обусловлено широким распространением в наше время музыки и саундтреков. Данная разработка призвана помочь пользователю составить список всех важных для него музыкальных композиций, с прикреплением необходимой о них информации, что поможет классифицировать и упорядочить свою собственную музыкальную </w:t>
      </w:r>
      <w:proofErr w:type="spellStart"/>
      <w:r w:rsidRPr="00634C30">
        <w:rPr>
          <w:color w:val="auto"/>
        </w:rPr>
        <w:t>медиатеку</w:t>
      </w:r>
      <w:proofErr w:type="spellEnd"/>
      <w:r w:rsidRPr="00634C30">
        <w:rPr>
          <w:color w:val="auto"/>
        </w:rPr>
        <w:t xml:space="preserve"> пользователя. Подразумевается, что разработанный программный продукт станет полезным инструментом не только для меломана, но и для человека, не сильно увлекающегося музыкой.</w:t>
      </w:r>
    </w:p>
    <w:p w:rsidR="00927CF2" w:rsidRDefault="00CB0D00" w:rsidP="00F635BB">
      <w:pPr>
        <w:pStyle w:val="21"/>
        <w:ind w:left="720"/>
      </w:pPr>
      <w:bookmarkStart w:id="2" w:name="_Toc483433789"/>
      <w:r w:rsidRPr="00340366">
        <w:t xml:space="preserve">1.1. </w:t>
      </w:r>
      <w:r w:rsidR="00F77696" w:rsidRPr="00340366">
        <w:t>Постановка задачи</w:t>
      </w:r>
      <w:bookmarkEnd w:id="2"/>
    </w:p>
    <w:p w:rsidR="00580694" w:rsidRDefault="00033935" w:rsidP="00580694">
      <w:pPr>
        <w:pStyle w:val="a3"/>
      </w:pPr>
      <w:r>
        <w:t xml:space="preserve">В процессе выполнения данной работы </w:t>
      </w:r>
      <w:r w:rsidRPr="007367A3">
        <w:t>должна быть выполнена</w:t>
      </w:r>
      <w:r>
        <w:t xml:space="preserve"> разработка и обеспечение технологической поддержки процессов формирования и использ</w:t>
      </w:r>
      <w:r w:rsidR="00005AE3">
        <w:t>ования мультимедийной картотеки, т.е. разработка и поддержка прототипа программного продукта.</w:t>
      </w:r>
      <w:r w:rsidR="00927CF2">
        <w:t xml:space="preserve"> Разрабатываемая система должна быть способна хранить в себе всю необходимую информацию о музыкальных композициях, </w:t>
      </w:r>
      <w:r w:rsidR="00580694">
        <w:t>предоставлять возможность прав доступа на изменение и отображение информации, поддерживать свою систему авторизации</w:t>
      </w:r>
      <w:r w:rsidR="00927CF2">
        <w:t>.</w:t>
      </w:r>
      <w:r w:rsidR="00580694">
        <w:t xml:space="preserve"> На этапе проектирования разрабатываемой системы необходимо</w:t>
      </w:r>
      <w:r w:rsidR="00927CF2">
        <w:t xml:space="preserve"> </w:t>
      </w:r>
      <w:r w:rsidR="00580694">
        <w:t>разработ</w:t>
      </w:r>
      <w:r w:rsidR="00580694" w:rsidRPr="006237DC">
        <w:t>а</w:t>
      </w:r>
      <w:r w:rsidR="00580694">
        <w:t>ть функциональные модели</w:t>
      </w:r>
      <w:r w:rsidR="00580694" w:rsidRPr="006237DC">
        <w:t xml:space="preserve"> в формате </w:t>
      </w:r>
      <w:r w:rsidR="00580694" w:rsidRPr="006237DC">
        <w:rPr>
          <w:lang w:val="en-US"/>
        </w:rPr>
        <w:t>IDEF</w:t>
      </w:r>
      <w:r w:rsidR="00580694">
        <w:t>0, моделей потоков данных в формате DFD, моделей базы данных в формате ERD.</w:t>
      </w:r>
    </w:p>
    <w:p w:rsidR="00580694" w:rsidRDefault="00580694" w:rsidP="001D17B4">
      <w:pPr>
        <w:pStyle w:val="a3"/>
      </w:pPr>
      <w:r>
        <w:t xml:space="preserve"> </w:t>
      </w:r>
      <w:r w:rsidR="00033935">
        <w:t>В силу широкого использования сети Интернет было принято решений вести разработку в веб среде, т.е. написание веб-приложения (веб сайта)</w:t>
      </w:r>
      <w:r w:rsidR="007D32C5">
        <w:t>.</w:t>
      </w:r>
    </w:p>
    <w:p w:rsidR="007D32C5" w:rsidRDefault="007D32C5" w:rsidP="00776896">
      <w:pPr>
        <w:pStyle w:val="a3"/>
      </w:pPr>
      <w:proofErr w:type="gramStart"/>
      <w:r>
        <w:lastRenderedPageBreak/>
        <w:t xml:space="preserve">Веб-сайт представляет собой объединенные общей тематикой </w:t>
      </w:r>
      <w:r w:rsidR="00776896">
        <w:t xml:space="preserve">и дизайном </w:t>
      </w:r>
      <w:r>
        <w:t>несколько веб-страниц, хранящихся на веб-сервере.</w:t>
      </w:r>
      <w:proofErr w:type="gramEnd"/>
      <w:r>
        <w:t xml:space="preserve"> Каждый веб-сайт имеет имя, т.е. адрес в сети интернет</w:t>
      </w:r>
      <w:r w:rsidR="00776896">
        <w:t xml:space="preserve">. Для отображения </w:t>
      </w:r>
      <w:proofErr w:type="gramStart"/>
      <w:r w:rsidR="00776896">
        <w:t>вею-страниц</w:t>
      </w:r>
      <w:proofErr w:type="gramEnd"/>
      <w:r w:rsidR="00776896">
        <w:t xml:space="preserve"> пользователи используют специальные программы, называемые веб-браузерами. </w:t>
      </w:r>
    </w:p>
    <w:p w:rsidR="007D32C5" w:rsidRDefault="007D32C5" w:rsidP="007D32C5">
      <w:pPr>
        <w:pStyle w:val="a3"/>
      </w:pPr>
      <w:proofErr w:type="gramStart"/>
      <w:r>
        <w:t xml:space="preserve">Веб-страница в свою очередь является гипертекстовым ресурсом Всемирной паутины, способная содержать ссылки для перехода на другие страницы, изображения, </w:t>
      </w:r>
      <w:proofErr w:type="spellStart"/>
      <w:r>
        <w:t>медиафайлы</w:t>
      </w:r>
      <w:proofErr w:type="spellEnd"/>
      <w:r>
        <w:t xml:space="preserve"> и т.п.</w:t>
      </w:r>
      <w:proofErr w:type="gramEnd"/>
      <w:r w:rsidR="00776896">
        <w:t xml:space="preserve"> Чаще всего такие страницы имеют расширения </w:t>
      </w:r>
      <w:r w:rsidR="00776896" w:rsidRPr="00776896">
        <w:t>.</w:t>
      </w:r>
      <w:r w:rsidR="00776896">
        <w:rPr>
          <w:lang w:val="en-US"/>
        </w:rPr>
        <w:t>html</w:t>
      </w:r>
      <w:r w:rsidR="00776896" w:rsidRPr="00776896">
        <w:t>, .</w:t>
      </w:r>
      <w:proofErr w:type="spellStart"/>
      <w:r w:rsidR="00776896">
        <w:rPr>
          <w:lang w:val="en-US"/>
        </w:rPr>
        <w:t>htm</w:t>
      </w:r>
      <w:proofErr w:type="spellEnd"/>
      <w:r w:rsidR="00776896" w:rsidRPr="00776896">
        <w:t>, .</w:t>
      </w:r>
      <w:proofErr w:type="spellStart"/>
      <w:r w:rsidR="00776896">
        <w:rPr>
          <w:lang w:val="en-US"/>
        </w:rPr>
        <w:t>php</w:t>
      </w:r>
      <w:proofErr w:type="spellEnd"/>
      <w:r w:rsidR="00776896">
        <w:t>.</w:t>
      </w:r>
    </w:p>
    <w:p w:rsidR="00776896" w:rsidRDefault="00776896" w:rsidP="002002CF">
      <w:pPr>
        <w:pStyle w:val="a3"/>
      </w:pPr>
      <w:r>
        <w:t> Классифицируя сайты по используемым технологиям, можно выявить три группы:</w:t>
      </w:r>
    </w:p>
    <w:p w:rsidR="00776896" w:rsidRDefault="00776896" w:rsidP="002002CF">
      <w:pPr>
        <w:pStyle w:val="a3"/>
      </w:pPr>
      <w:r w:rsidRPr="002002CF">
        <w:t>  </w:t>
      </w:r>
      <w:r w:rsidRPr="002002CF">
        <w:rPr>
          <w:rFonts w:eastAsiaTheme="majorEastAsia"/>
        </w:rPr>
        <w:t>1) Статические</w:t>
      </w:r>
      <w:r w:rsidR="002002CF" w:rsidRPr="002002CF">
        <w:rPr>
          <w:rFonts w:eastAsiaTheme="majorEastAsia"/>
        </w:rPr>
        <w:t xml:space="preserve"> сайты </w:t>
      </w:r>
      <w:r w:rsidR="002002CF" w:rsidRPr="002002CF">
        <w:t>-</w:t>
      </w:r>
      <w:r w:rsidRPr="002002CF">
        <w:t xml:space="preserve"> сделанные по классической</w:t>
      </w:r>
      <w:r>
        <w:t xml:space="preserve"> технологии </w:t>
      </w:r>
      <w:proofErr w:type="spellStart"/>
      <w:r>
        <w:t>html</w:t>
      </w:r>
      <w:proofErr w:type="spellEnd"/>
      <w:r w:rsidR="002002CF">
        <w:t>, написанные</w:t>
      </w:r>
      <w:r>
        <w:t xml:space="preserve"> полностью на </w:t>
      </w:r>
      <w:ins w:id="3" w:author="Павел Овчинников" w:date="2017-06-05T17:05:00Z">
        <w:r w:rsidR="002A68AE">
          <w:t xml:space="preserve">этом языке разметки </w:t>
        </w:r>
      </w:ins>
      <w:del w:id="4" w:author="Павел Овчинников" w:date="2017-06-05T17:06:00Z">
        <w:r w:rsidDel="002A68AE">
          <w:delText xml:space="preserve">языке </w:delText>
        </w:r>
      </w:del>
      <w:ins w:id="5" w:author="Павел Овчинников" w:date="2017-06-05T17:06:00Z">
        <w:r w:rsidR="002A68AE">
          <w:t xml:space="preserve">и </w:t>
        </w:r>
      </w:ins>
      <w:r w:rsidR="002002CF">
        <w:t>хранящиеся на сервере в неизменном вид</w:t>
      </w:r>
      <w:ins w:id="6" w:author="Павел Овчинников" w:date="2017-06-05T17:06:00Z">
        <w:r w:rsidR="002A68AE">
          <w:t>е</w:t>
        </w:r>
      </w:ins>
      <w:r w:rsidR="002002CF">
        <w:t>.</w:t>
      </w:r>
    </w:p>
    <w:p w:rsidR="002002CF" w:rsidRDefault="00776896" w:rsidP="002002CF">
      <w:pPr>
        <w:pStyle w:val="a3"/>
      </w:pPr>
      <w:r w:rsidRPr="002002CF">
        <w:t>  </w:t>
      </w:r>
      <w:r w:rsidRPr="002002CF">
        <w:rPr>
          <w:rFonts w:eastAsiaTheme="majorEastAsia"/>
        </w:rPr>
        <w:t>2)</w:t>
      </w:r>
      <w:ins w:id="7" w:author="Павел Овчинников" w:date="2017-06-05T17:05:00Z">
        <w:r w:rsidR="002A68AE">
          <w:rPr>
            <w:rFonts w:eastAsiaTheme="majorEastAsia"/>
            <w:lang w:val="en-US"/>
          </w:rPr>
          <w:t> </w:t>
        </w:r>
      </w:ins>
      <w:del w:id="8" w:author="Павел Овчинников" w:date="2017-06-05T17:05:00Z">
        <w:r w:rsidRPr="002002CF" w:rsidDel="002A68AE">
          <w:rPr>
            <w:rFonts w:eastAsiaTheme="majorEastAsia"/>
          </w:rPr>
          <w:delText xml:space="preserve"> </w:delText>
        </w:r>
      </w:del>
      <w:r w:rsidRPr="002002CF">
        <w:rPr>
          <w:rFonts w:eastAsiaTheme="majorEastAsia"/>
        </w:rPr>
        <w:t>Динамические</w:t>
      </w:r>
      <w:r w:rsidR="00686A7A">
        <w:rPr>
          <w:rStyle w:val="ad"/>
          <w:rFonts w:ascii="Arial" w:eastAsiaTheme="majorEastAsia" w:hAnsi="Arial" w:cs="Arial"/>
          <w:color w:val="333333"/>
          <w:sz w:val="18"/>
          <w:szCs w:val="18"/>
        </w:rPr>
        <w:t xml:space="preserve"> </w:t>
      </w:r>
      <w:r w:rsidR="002002CF">
        <w:t>сайты -</w:t>
      </w:r>
      <w:r>
        <w:t xml:space="preserve"> </w:t>
      </w:r>
      <w:r w:rsidR="00C45422">
        <w:t>формируются при помощи скриптов, которые могут быть написаны на различных языках.</w:t>
      </w:r>
      <w:r>
        <w:t xml:space="preserve"> Содержание и вид динамической страницы с одним и тем же адресом может быть совершенно различным в зависимости от </w:t>
      </w:r>
      <w:ins w:id="9" w:author="Павел Овчинников" w:date="2017-06-05T17:06:00Z">
        <w:r w:rsidR="002A68AE">
          <w:t>используемых алгоритмов</w:t>
        </w:r>
      </w:ins>
      <w:del w:id="10" w:author="Павел Овчинников" w:date="2017-06-05T17:06:00Z">
        <w:r w:rsidDel="002A68AE">
          <w:delText>разных</w:delText>
        </w:r>
      </w:del>
      <w:r w:rsidR="00AA0D7A">
        <w:t>.</w:t>
      </w:r>
    </w:p>
    <w:p w:rsidR="00776896" w:rsidRDefault="00776896" w:rsidP="002002CF">
      <w:pPr>
        <w:pStyle w:val="a3"/>
      </w:pPr>
      <w:r w:rsidRPr="002002CF">
        <w:t>  </w:t>
      </w:r>
      <w:r w:rsidR="002002CF">
        <w:rPr>
          <w:rFonts w:eastAsiaTheme="majorEastAsia"/>
        </w:rPr>
        <w:t>3) Флэш-сайты</w:t>
      </w:r>
      <w:ins w:id="11" w:author="Павел Овчинников" w:date="2017-06-05T17:06:00Z">
        <w:r w:rsidR="002A68AE">
          <w:rPr>
            <w:rFonts w:eastAsiaTheme="majorEastAsia"/>
          </w:rPr>
          <w:t xml:space="preserve"> </w:t>
        </w:r>
      </w:ins>
      <w:r w:rsidR="002002CF">
        <w:rPr>
          <w:rFonts w:eastAsiaTheme="majorEastAsia"/>
        </w:rPr>
        <w:t>- разработанные при помощи</w:t>
      </w:r>
      <w:r>
        <w:rPr>
          <w:rStyle w:val="apple-converted-space"/>
          <w:rFonts w:ascii="Arial" w:eastAsiaTheme="majorEastAsia" w:hAnsi="Arial" w:cs="Arial"/>
          <w:color w:val="333333"/>
          <w:sz w:val="18"/>
          <w:szCs w:val="18"/>
        </w:rPr>
        <w:t> </w:t>
      </w:r>
      <w:r w:rsidR="002002CF">
        <w:t>технологи</w:t>
      </w:r>
      <w:ins w:id="12" w:author="Павел Овчинников" w:date="2017-06-05T17:06:00Z">
        <w:r w:rsidR="002A68AE">
          <w:t>и</w:t>
        </w:r>
      </w:ins>
      <w:del w:id="13" w:author="Павел Овчинников" w:date="2017-06-05T17:06:00Z">
        <w:r w:rsidR="002002CF" w:rsidDel="002A68AE">
          <w:delText>я</w:delText>
        </w:r>
      </w:del>
      <w:r w:rsidR="002002CF">
        <w:t xml:space="preserve"> флэш.</w:t>
      </w:r>
      <w:r>
        <w:t xml:space="preserve"> </w:t>
      </w:r>
    </w:p>
    <w:p w:rsidR="007367A3" w:rsidRDefault="00C45422" w:rsidP="00AA0D7A">
      <w:pPr>
        <w:pStyle w:val="a3"/>
      </w:pPr>
      <w:proofErr w:type="gramStart"/>
      <w:r>
        <w:t>Разрабатываемый веб-сайт относится ко второй группе – динамическим</w:t>
      </w:r>
      <w:ins w:id="14" w:author="Павел Овчинников" w:date="2017-06-05T17:06:00Z">
        <w:r w:rsidR="002A68AE">
          <w:t xml:space="preserve"> сайтам</w:t>
        </w:r>
      </w:ins>
      <w:ins w:id="15" w:author="Павел Овчинников" w:date="2017-06-05T17:07:00Z">
        <w:r w:rsidR="002A68AE">
          <w:t>:</w:t>
        </w:r>
      </w:ins>
      <w:del w:id="16" w:author="Павел Овчинников" w:date="2017-06-05T17:07:00Z">
        <w:r w:rsidDel="002A68AE">
          <w:delText>,</w:delText>
        </w:r>
      </w:del>
      <w:r>
        <w:t xml:space="preserve"> отображаемое содержимое страницы сайта не хранится на сервере в неизменном виде, а меняется в зависимости от различных условий.</w:t>
      </w:r>
      <w:proofErr w:type="gramEnd"/>
    </w:p>
    <w:p w:rsidR="00AA0D7A" w:rsidRPr="00AA0D7A" w:rsidRDefault="00C45422" w:rsidP="00AA0D7A">
      <w:pPr>
        <w:pStyle w:val="a3"/>
      </w:pPr>
      <w:r>
        <w:t>Такой сайт предоставляет пользователю интерактивность – способность системы</w:t>
      </w:r>
      <w:ins w:id="17" w:author="Павел Овчинников" w:date="2017-06-05T17:07:00Z">
        <w:r w:rsidR="002A68AE">
          <w:t xml:space="preserve"> </w:t>
        </w:r>
      </w:ins>
      <w:del w:id="18" w:author="Павел Овчинников" w:date="2017-06-05T17:07:00Z">
        <w:r w:rsidRPr="00C45422" w:rsidDel="002A68AE">
          <w:delText> </w:delText>
        </w:r>
      </w:del>
      <w:r w:rsidRPr="00C45422">
        <w:t>активно</w:t>
      </w:r>
      <w:ins w:id="19" w:author="Павел Овчинников" w:date="2017-06-05T17:07:00Z">
        <w:r w:rsidR="002A68AE">
          <w:t xml:space="preserve"> </w:t>
        </w:r>
      </w:ins>
      <w:del w:id="20" w:author="Павел Овчинников" w:date="2017-06-05T17:07:00Z">
        <w:r w:rsidRPr="00C45422" w:rsidDel="002A68AE">
          <w:delText xml:space="preserve"> </w:delText>
        </w:r>
      </w:del>
      <w:r w:rsidRPr="00C45422">
        <w:t>и</w:t>
      </w:r>
      <w:ins w:id="21" w:author="Павел Овчинников" w:date="2017-06-05T17:07:00Z">
        <w:r w:rsidR="002A68AE">
          <w:t xml:space="preserve"> </w:t>
        </w:r>
      </w:ins>
      <w:del w:id="22" w:author="Павел Овчинников" w:date="2017-06-05T17:07:00Z">
        <w:r w:rsidRPr="00C45422" w:rsidDel="002A68AE">
          <w:delText> </w:delText>
        </w:r>
      </w:del>
      <w:hyperlink r:id="rId10" w:tooltip="Адекватность модели" w:history="1">
        <w:r w:rsidRPr="00C45422">
          <w:rPr>
            <w:rFonts w:eastAsiaTheme="majorEastAsia"/>
          </w:rPr>
          <w:t>адекватно</w:t>
        </w:r>
      </w:hyperlink>
      <w:ins w:id="23" w:author="Павел Овчинников" w:date="2017-06-05T17:07:00Z">
        <w:r w:rsidR="002A68AE">
          <w:rPr>
            <w:rFonts w:eastAsiaTheme="majorEastAsia"/>
          </w:rPr>
          <w:t xml:space="preserve"> </w:t>
        </w:r>
      </w:ins>
      <w:del w:id="24" w:author="Павел Овчинников" w:date="2017-06-05T17:07:00Z">
        <w:r w:rsidRPr="00C45422" w:rsidDel="002A68AE">
          <w:delText> </w:delText>
        </w:r>
      </w:del>
      <w:r w:rsidRPr="00C45422">
        <w:t>реагировать на действия пользователя</w:t>
      </w:r>
      <w:r>
        <w:t>.</w:t>
      </w:r>
      <w:r w:rsidR="00AA0D7A">
        <w:t xml:space="preserve"> Подобный подход к разработке идеально подходит в условиях работы сайта с базами данных. База данных позволяет</w:t>
      </w:r>
      <w:r w:rsidR="00AA0D7A" w:rsidRPr="00AA0D7A">
        <w:t xml:space="preserve"> упорядочить информацию по различным признак</w:t>
      </w:r>
      <w:r w:rsidR="00AA0D7A">
        <w:t xml:space="preserve">ам и быстро производить ее выборку. </w:t>
      </w:r>
      <w:r w:rsidR="00AA0D7A" w:rsidRPr="00AA0D7A">
        <w:t xml:space="preserve">При этом очень важно выбрать правильную модель данных. </w:t>
      </w:r>
    </w:p>
    <w:p w:rsidR="00AA0D7A" w:rsidRDefault="00AA0D7A" w:rsidP="00AA0D7A">
      <w:pPr>
        <w:pStyle w:val="a3"/>
      </w:pPr>
      <w:r w:rsidRPr="00AA0D7A">
        <w:lastRenderedPageBreak/>
        <w:t>База данных – это информационная модель, позволяющая упорядоченно хранить данные о группе объектов, обладающих одинаковым набором свойств.</w:t>
      </w:r>
      <w:r>
        <w:t xml:space="preserve"> В базах данных типы организации данных и связей между ними </w:t>
      </w:r>
      <w:proofErr w:type="gramStart"/>
      <w:r>
        <w:t>можно</w:t>
      </w:r>
      <w:proofErr w:type="gramEnd"/>
      <w:r>
        <w:t xml:space="preserve"> в общем разделить на три группы: </w:t>
      </w:r>
    </w:p>
    <w:p w:rsidR="00803B39" w:rsidRDefault="00AA0D7A" w:rsidP="007D6060">
      <w:pPr>
        <w:pStyle w:val="a3"/>
        <w:numPr>
          <w:ilvl w:val="0"/>
          <w:numId w:val="15"/>
        </w:numPr>
      </w:pPr>
      <w:r w:rsidRPr="00AA0D7A">
        <w:t>Иерархический (в виде дерева) -</w:t>
      </w:r>
      <w:r>
        <w:t xml:space="preserve"> </w:t>
      </w:r>
      <w:r w:rsidRPr="00AA0D7A">
        <w:t xml:space="preserve">существует упорядоченность элементов, </w:t>
      </w:r>
      <w:r>
        <w:t xml:space="preserve">при этом </w:t>
      </w:r>
      <w:r w:rsidRPr="00AA0D7A">
        <w:t>один элемент считается главным, остальные – подчиненными</w:t>
      </w:r>
      <w:r w:rsidR="0039385F">
        <w:t xml:space="preserve"> (см. рис. 1</w:t>
      </w:r>
      <w:r w:rsidR="00AC7EE2">
        <w:t>.1.1</w:t>
      </w:r>
      <w:r w:rsidR="0039385F">
        <w:t>)</w:t>
      </w:r>
      <w:r w:rsidR="00AC7EE2">
        <w:t>.</w:t>
      </w:r>
    </w:p>
    <w:p w:rsidR="0039385F" w:rsidRDefault="0039385F" w:rsidP="0039385F">
      <w:pPr>
        <w:pStyle w:val="a3"/>
        <w:ind w:firstLine="0"/>
        <w:jc w:val="center"/>
      </w:pPr>
      <w:r>
        <w:rPr>
          <w:noProof/>
        </w:rPr>
        <w:drawing>
          <wp:inline distT="0" distB="0" distL="0" distR="0">
            <wp:extent cx="4320000" cy="21240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ерарх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5F" w:rsidRPr="00AA0D7A" w:rsidRDefault="0039385F" w:rsidP="00F635BB">
      <w:pPr>
        <w:pStyle w:val="a3"/>
        <w:ind w:firstLine="0"/>
        <w:jc w:val="center"/>
      </w:pPr>
      <w:r>
        <w:t xml:space="preserve">Рис. </w:t>
      </w:r>
      <w:r w:rsidR="00AC7EE2">
        <w:t>1.</w:t>
      </w:r>
      <w:r>
        <w:t>1</w:t>
      </w:r>
      <w:r w:rsidR="00AC7EE2">
        <w:t>.1</w:t>
      </w:r>
      <w:r>
        <w:t>. Иерархическая база данных.</w:t>
      </w:r>
    </w:p>
    <w:p w:rsidR="00AA0D7A" w:rsidRPr="00803B39" w:rsidRDefault="00AA0D7A" w:rsidP="0039385F">
      <w:pPr>
        <w:pStyle w:val="a3"/>
        <w:numPr>
          <w:ilvl w:val="0"/>
          <w:numId w:val="15"/>
        </w:numPr>
        <w:rPr>
          <w:rStyle w:val="apple-converted-space"/>
        </w:rPr>
      </w:pPr>
      <w:r>
        <w:t xml:space="preserve"> Сетевой </w:t>
      </w:r>
      <w:r w:rsidRPr="00AA0D7A">
        <w:t>- существует возможность устанавливать дополнительно к вертикальным иерархичес</w:t>
      </w:r>
      <w:r w:rsidR="00AC7EE2">
        <w:t>ким связям горизонтальные связи</w:t>
      </w:r>
      <w:r w:rsidR="0039385F">
        <w:t xml:space="preserve"> (см. рис. </w:t>
      </w:r>
      <w:r w:rsidR="00AC7EE2">
        <w:t>1.1.</w:t>
      </w:r>
      <w:r w:rsidR="0039385F">
        <w:t>2)</w:t>
      </w:r>
      <w:r w:rsidR="00AC7EE2">
        <w:rPr>
          <w:rStyle w:val="apple-converted-space"/>
          <w:rFonts w:ascii="Verdana" w:hAnsi="Verdana"/>
          <w:sz w:val="27"/>
          <w:szCs w:val="27"/>
          <w:shd w:val="clear" w:color="auto" w:fill="FFFFFF"/>
        </w:rPr>
        <w:t>.</w:t>
      </w:r>
    </w:p>
    <w:p w:rsidR="00803B39" w:rsidRPr="0039385F" w:rsidRDefault="00803B39" w:rsidP="00803B39">
      <w:pPr>
        <w:pStyle w:val="a3"/>
        <w:ind w:left="1211" w:firstLine="0"/>
        <w:rPr>
          <w:rStyle w:val="apple-converted-space"/>
        </w:rPr>
      </w:pPr>
    </w:p>
    <w:p w:rsidR="0039385F" w:rsidRDefault="0039385F" w:rsidP="0039385F">
      <w:pPr>
        <w:pStyle w:val="a3"/>
        <w:ind w:left="851" w:firstLine="0"/>
        <w:jc w:val="center"/>
      </w:pPr>
      <w:r>
        <w:rPr>
          <w:noProof/>
        </w:rPr>
        <w:drawing>
          <wp:inline distT="0" distB="0" distL="0" distR="0">
            <wp:extent cx="4320000" cy="20628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етев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5F" w:rsidRDefault="0039385F" w:rsidP="00F635BB">
      <w:pPr>
        <w:pStyle w:val="a3"/>
        <w:ind w:left="851" w:firstLine="0"/>
        <w:jc w:val="center"/>
      </w:pPr>
      <w:r>
        <w:t xml:space="preserve">Рис. </w:t>
      </w:r>
      <w:r w:rsidR="00AC7EE2">
        <w:t>1.1.</w:t>
      </w:r>
      <w:r>
        <w:t>2. Сетевая база данных.</w:t>
      </w:r>
    </w:p>
    <w:p w:rsidR="00AA0D7A" w:rsidRDefault="00AA0D7A" w:rsidP="005B371F">
      <w:pPr>
        <w:pStyle w:val="a3"/>
        <w:numPr>
          <w:ilvl w:val="0"/>
          <w:numId w:val="15"/>
        </w:numPr>
      </w:pPr>
      <w:r>
        <w:lastRenderedPageBreak/>
        <w:t xml:space="preserve"> Реляционный - </w:t>
      </w:r>
      <w:r w:rsidRPr="00AA0D7A">
        <w:t>совокупность взаимосвязанных таблиц, каждая из которых содержит информацию об объектах определенного типа</w:t>
      </w:r>
      <w:r w:rsidR="00AC7EE2">
        <w:t xml:space="preserve"> (см. рис. 1.1.3)</w:t>
      </w:r>
      <w:r>
        <w:t xml:space="preserve">. </w:t>
      </w:r>
    </w:p>
    <w:p w:rsidR="00803B39" w:rsidRDefault="00803B39" w:rsidP="00803B39">
      <w:pPr>
        <w:pStyle w:val="a3"/>
        <w:ind w:left="1211" w:firstLine="0"/>
      </w:pPr>
    </w:p>
    <w:p w:rsidR="0039385F" w:rsidRDefault="0039385F" w:rsidP="0039385F">
      <w:pPr>
        <w:pStyle w:val="a3"/>
        <w:ind w:left="1211" w:firstLine="0"/>
        <w:jc w:val="center"/>
      </w:pPr>
      <w:r>
        <w:rPr>
          <w:noProof/>
        </w:rPr>
        <w:drawing>
          <wp:inline distT="0" distB="0" distL="0" distR="0">
            <wp:extent cx="3924300" cy="1962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еляц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5F" w:rsidRDefault="0039385F" w:rsidP="00F635BB">
      <w:pPr>
        <w:pStyle w:val="a3"/>
        <w:ind w:left="1211" w:firstLine="0"/>
        <w:jc w:val="center"/>
      </w:pPr>
      <w:r>
        <w:t xml:space="preserve">Рис. </w:t>
      </w:r>
      <w:r w:rsidR="00AC7EE2">
        <w:t>1.1.</w:t>
      </w:r>
      <w:r>
        <w:t>3. Реляционная база данных.</w:t>
      </w:r>
    </w:p>
    <w:p w:rsidR="00837DEC" w:rsidRDefault="00AA0D7A" w:rsidP="00F635BB">
      <w:pPr>
        <w:pStyle w:val="a3"/>
        <w:rPr>
          <w:rFonts w:ascii="Verdana" w:hAnsi="Verdana"/>
          <w:sz w:val="27"/>
          <w:szCs w:val="27"/>
          <w:shd w:val="clear" w:color="auto" w:fill="FFFFFF"/>
        </w:rPr>
      </w:pPr>
      <w:r>
        <w:t xml:space="preserve">Разрабатываемая в рамках данной работы база данных будет </w:t>
      </w:r>
      <w:r w:rsidRPr="00AA0D7A">
        <w:t xml:space="preserve">принадлежать к третьей </w:t>
      </w:r>
      <w:r>
        <w:t>г</w:t>
      </w:r>
      <w:r w:rsidRPr="00AA0D7A">
        <w:t>руппе – реляционным базам данных, так как именно эта группа обладает такими преимуществами, как наглядность и понятность,</w:t>
      </w:r>
      <w:r>
        <w:t xml:space="preserve"> а также</w:t>
      </w:r>
      <w:r w:rsidRPr="00AA0D7A">
        <w:t xml:space="preserve"> скорость поиска нужной информации.</w:t>
      </w:r>
      <w:r w:rsidRPr="00AA0D7A">
        <w:rPr>
          <w:rFonts w:ascii="Verdana" w:hAnsi="Verdana"/>
          <w:sz w:val="27"/>
          <w:szCs w:val="27"/>
          <w:shd w:val="clear" w:color="auto" w:fill="FFFFFF"/>
        </w:rPr>
        <w:t xml:space="preserve"> </w:t>
      </w:r>
    </w:p>
    <w:p w:rsidR="00803B39" w:rsidRPr="00803B39" w:rsidRDefault="0091275D" w:rsidP="00F635BB">
      <w:pPr>
        <w:pStyle w:val="21"/>
      </w:pPr>
      <w:bookmarkStart w:id="25" w:name="_Toc483433790"/>
      <w:r w:rsidRPr="00340366">
        <w:t>1.2. Нормативно-правовая база</w:t>
      </w:r>
      <w:bookmarkEnd w:id="25"/>
    </w:p>
    <w:p w:rsidR="00DA5998" w:rsidRDefault="00DA5998" w:rsidP="00837DEC">
      <w:pPr>
        <w:pStyle w:val="a3"/>
        <w:rPr>
          <w:lang w:eastAsia="en-US"/>
        </w:rPr>
      </w:pPr>
      <w:r>
        <w:t>В условиях рыночной экономики успех фирмы напрямую зависит от степени удовлетворенности потребителей, а также ожидаемым или непредусмотренным влиянием на другие заинтересованные стороны, что определяет качество продуктов и услуг.</w:t>
      </w:r>
      <w:r w:rsidRPr="00DA5998">
        <w:t xml:space="preserve"> </w:t>
      </w:r>
    </w:p>
    <w:p w:rsidR="00A05A71" w:rsidRDefault="005029DF" w:rsidP="00A05A71">
      <w:pPr>
        <w:pStyle w:val="a3"/>
      </w:pPr>
      <w:r w:rsidRPr="00A060AD">
        <w:t xml:space="preserve">ГОСТ </w:t>
      </w:r>
      <w:proofErr w:type="gramStart"/>
      <w:r w:rsidRPr="00A060AD">
        <w:t>Р</w:t>
      </w:r>
      <w:proofErr w:type="gramEnd"/>
      <w:r w:rsidRPr="00A060AD">
        <w:t xml:space="preserve"> ИСО 9001-2015 </w:t>
      </w:r>
      <w:r>
        <w:t>«</w:t>
      </w:r>
      <w:r w:rsidRPr="00A060AD">
        <w:t>Системы м</w:t>
      </w:r>
      <w:r>
        <w:t>енеджмента качества. Требования»</w:t>
      </w:r>
      <w:r w:rsidR="00A05A71">
        <w:t xml:space="preserve"> устанавливает требования к системе менеджмента качества. </w:t>
      </w:r>
      <w:r w:rsidR="00837DEC">
        <w:rPr>
          <w:shd w:val="clear" w:color="auto" w:fill="FFFFFF"/>
        </w:rPr>
        <w:t>Применение системы менеджмента качества является стратегическим решением для организации, которое может помочь улучшить результаты ее деятельности и обеспечить прочную основу для инициатив, ориентированных на устойчивое развитие</w:t>
      </w:r>
      <w:r w:rsidR="00DA4CF5">
        <w:rPr>
          <w:shd w:val="clear" w:color="auto" w:fill="FFFFFF"/>
        </w:rPr>
        <w:t xml:space="preserve"> </w:t>
      </w:r>
      <w:r w:rsidR="00837DEC" w:rsidRPr="00837DEC">
        <w:rPr>
          <w:rStyle w:val="apple-converted-space"/>
          <w:shd w:val="clear" w:color="auto" w:fill="FFFFFF"/>
        </w:rPr>
        <w:t>[2].</w:t>
      </w:r>
      <w:r w:rsidR="00A05A71">
        <w:t xml:space="preserve">  </w:t>
      </w:r>
    </w:p>
    <w:p w:rsidR="0008093F" w:rsidRDefault="009267D0" w:rsidP="00803B39">
      <w:pPr>
        <w:pStyle w:val="a3"/>
      </w:pPr>
      <w:r w:rsidRPr="009267D0">
        <w:t xml:space="preserve">В рамках данного проекта необходимо обеспечить высокий уровень качества взаимодействия системы с пользователем, что включает в себя как безотказность, корректность и быстродействие выполнения </w:t>
      </w:r>
      <w:r w:rsidRPr="009267D0">
        <w:lastRenderedPageBreak/>
        <w:t>пользовательских запросов, так и удобство пользования</w:t>
      </w:r>
      <w:r w:rsidR="00005AE3">
        <w:t>,</w:t>
      </w:r>
      <w:r w:rsidRPr="009267D0">
        <w:t xml:space="preserve"> и оформление графического интерфейса.</w:t>
      </w:r>
    </w:p>
    <w:p w:rsidR="0008093F" w:rsidRDefault="00803B39" w:rsidP="0008093F">
      <w:pPr>
        <w:pStyle w:val="a3"/>
      </w:pPr>
      <w:r w:rsidRPr="00A060AD">
        <w:t xml:space="preserve">ГОСТ 34.003-90 </w:t>
      </w:r>
      <w:r>
        <w:t>«</w:t>
      </w:r>
      <w:r w:rsidRPr="00A060AD">
        <w:t>Информационная технология. Комплекс стандартов на автоматизированные системы. Автоматизированные системы. Термины и определения</w:t>
      </w:r>
      <w:r>
        <w:t>»</w:t>
      </w:r>
      <w:r w:rsidRPr="0008093F">
        <w:t xml:space="preserve"> </w:t>
      </w:r>
      <w:r w:rsidR="0008093F" w:rsidRPr="0008093F">
        <w:t>устанавливает термины и определения основных понятий в</w:t>
      </w:r>
      <w:r w:rsidR="0008093F">
        <w:t xml:space="preserve"> </w:t>
      </w:r>
      <w:r w:rsidR="0008093F" w:rsidRPr="0008093F">
        <w:t xml:space="preserve">области автоматизированных систем (АС) и распространяется </w:t>
      </w:r>
      <w:proofErr w:type="gramStart"/>
      <w:r w:rsidR="0008093F" w:rsidRPr="0008093F">
        <w:t>на</w:t>
      </w:r>
      <w:proofErr w:type="gramEnd"/>
      <w:r w:rsidR="0008093F" w:rsidRPr="0008093F">
        <w:t xml:space="preserve"> </w:t>
      </w:r>
      <w:proofErr w:type="gramStart"/>
      <w:r w:rsidR="0008093F" w:rsidRPr="0008093F">
        <w:t>АС</w:t>
      </w:r>
      <w:proofErr w:type="gramEnd"/>
      <w:r w:rsidR="0008093F" w:rsidRPr="0008093F">
        <w:t>,</w:t>
      </w:r>
      <w:r w:rsidR="0008093F">
        <w:t xml:space="preserve"> </w:t>
      </w:r>
      <w:r w:rsidR="0008093F" w:rsidRPr="0008093F">
        <w:t>используемые в различных сферах деятельности (управление, исследования,</w:t>
      </w:r>
      <w:r w:rsidR="0008093F">
        <w:t xml:space="preserve"> </w:t>
      </w:r>
      <w:r w:rsidR="0008093F" w:rsidRPr="0008093F">
        <w:t>проектирование и т.п., включая их сочетание), содержанием которых является</w:t>
      </w:r>
      <w:r w:rsidR="0008093F">
        <w:t xml:space="preserve"> </w:t>
      </w:r>
      <w:r w:rsidR="0008093F" w:rsidRPr="0008093F">
        <w:t>переработка информации</w:t>
      </w:r>
      <w:r w:rsidR="00DA4CF5">
        <w:t xml:space="preserve"> </w:t>
      </w:r>
      <w:r w:rsidR="00161A08" w:rsidRPr="00161A08">
        <w:t>[</w:t>
      </w:r>
      <w:r w:rsidR="00161A08">
        <w:t>3</w:t>
      </w:r>
      <w:r w:rsidR="00161A08" w:rsidRPr="00161A08">
        <w:t>]</w:t>
      </w:r>
      <w:r w:rsidR="0008093F" w:rsidRPr="0008093F">
        <w:t>.</w:t>
      </w:r>
    </w:p>
    <w:p w:rsidR="00161A08" w:rsidRDefault="00161A08" w:rsidP="0008093F">
      <w:pPr>
        <w:pStyle w:val="a3"/>
      </w:pPr>
      <w:r>
        <w:t xml:space="preserve">Разрабатываемый программный продукт является </w:t>
      </w:r>
      <w:ins w:id="26" w:author="Павел Овчинников" w:date="2017-06-05T17:09:00Z">
        <w:r w:rsidR="002A68AE">
          <w:t xml:space="preserve">специальным </w:t>
        </w:r>
      </w:ins>
      <w:ins w:id="27" w:author="Павел Овчинников" w:date="2017-06-05T17:08:00Z">
        <w:r w:rsidR="002A68AE">
          <w:t>программным об</w:t>
        </w:r>
      </w:ins>
      <w:ins w:id="28" w:author="Павел Овчинников" w:date="2017-06-05T17:09:00Z">
        <w:r w:rsidR="002A68AE">
          <w:t>е</w:t>
        </w:r>
      </w:ins>
      <w:ins w:id="29" w:author="Павел Овчинников" w:date="2017-06-05T17:08:00Z">
        <w:r w:rsidR="002A68AE">
          <w:t xml:space="preserve">спечением </w:t>
        </w:r>
      </w:ins>
      <w:r>
        <w:t xml:space="preserve">автоматизированной информационной системой (АИС). Такие функции, как поиск и изменение информации в базе данных выполняется самой системой по введенным входным данным. Пользователю (в том числе администратору) нет необходимости знать и понимать структуру системы. Для взаимодействия с </w:t>
      </w:r>
      <w:proofErr w:type="gramStart"/>
      <w:r>
        <w:t>разрабатываемым</w:t>
      </w:r>
      <w:proofErr w:type="gramEnd"/>
      <w:r>
        <w:t xml:space="preserve"> веб-приложением достаточно графического интерфейса.</w:t>
      </w:r>
    </w:p>
    <w:p w:rsidR="00161A08" w:rsidRPr="00161A08" w:rsidRDefault="00161A08" w:rsidP="00161A08">
      <w:pPr>
        <w:pStyle w:val="a3"/>
        <w:rPr>
          <w:rFonts w:ascii="yandex-sans" w:hAnsi="yandex-sans"/>
          <w:sz w:val="23"/>
          <w:szCs w:val="23"/>
        </w:rPr>
      </w:pPr>
      <w:r>
        <w:t>К</w:t>
      </w:r>
      <w:r w:rsidRPr="00161A08">
        <w:t xml:space="preserve"> данной выпускной квалификационной работе </w:t>
      </w:r>
      <w:r>
        <w:t>применимы следующие термины, установленные приведенным стандартом [3</w:t>
      </w:r>
      <w:r w:rsidRPr="00161A08">
        <w:t>]: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t>автоматизированная система (АС) - состоит из персонала и комплекса средств автоматизации его деятельности, реализует информационную технологию выполнения установленных функций</w:t>
      </w:r>
      <w:r w:rsidR="00B46969" w:rsidRPr="00D25893">
        <w:t>;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t>методическое обеспечение автоматизированной системы - совокупность документов, описывающих технологию функционирования АС, методы выбора и применения пользователями технологических приемов для получения конкретных результатов при функционировании АС;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t>программное обеспечение автоматизированной системы - совокупность программ на носителях данных и программных документов, предназначенная для отладки, функционирования и проверки работоспособности АС;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lastRenderedPageBreak/>
        <w:t>сопровождение автоматизированной системы - деятельность по оказанию услуг, необходимых для обеспечения устойчивого функционирования или развития АС;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t xml:space="preserve">входная информация автоматизированной системы – информация, поступающая </w:t>
      </w:r>
      <w:proofErr w:type="gramStart"/>
      <w:r w:rsidRPr="00D25893">
        <w:t>в</w:t>
      </w:r>
      <w:proofErr w:type="gramEnd"/>
      <w:r w:rsidRPr="00D25893">
        <w:t xml:space="preserve"> </w:t>
      </w:r>
      <w:proofErr w:type="gramStart"/>
      <w:r w:rsidRPr="00D25893">
        <w:t>АС</w:t>
      </w:r>
      <w:proofErr w:type="gramEnd"/>
      <w:r w:rsidRPr="00D25893">
        <w:t xml:space="preserve"> в виде документов, сообщений, данных, сигналов, необходимая для выполнения функций АС;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t>выходная информация автоматизированной системы - информация, получаемая в результате выполнения функций АС и выдаваемая на объект ее деятельности, пользователю или в другие системы;</w:t>
      </w:r>
    </w:p>
    <w:p w:rsidR="00312FC8" w:rsidRPr="00312FC8" w:rsidRDefault="00161A08" w:rsidP="00803B39">
      <w:pPr>
        <w:pStyle w:val="a3"/>
        <w:numPr>
          <w:ilvl w:val="0"/>
          <w:numId w:val="25"/>
        </w:numPr>
      </w:pPr>
      <w:r w:rsidRPr="00D25893">
        <w:t>диалоговый режим выполнения функции автоматизированной системы - режим выполнения функции АС, при котором человек управляет решением задачи, изменяя ее условия и (или) порядок функционирования АС на основе оценки информации, представляемой ему техническими средствами АС.</w:t>
      </w:r>
    </w:p>
    <w:p w:rsidR="003E5244" w:rsidRDefault="003D54EB" w:rsidP="003E5244">
      <w:pPr>
        <w:pStyle w:val="a3"/>
      </w:pPr>
      <w:r>
        <w:t xml:space="preserve">В </w:t>
      </w:r>
      <w:r w:rsidR="00803B39">
        <w:t xml:space="preserve">стандарте </w:t>
      </w:r>
      <w:r w:rsidR="00803B39" w:rsidRPr="00A060AD">
        <w:t xml:space="preserve">ГОСТ </w:t>
      </w:r>
      <w:proofErr w:type="gramStart"/>
      <w:r w:rsidR="00803B39" w:rsidRPr="00A060AD">
        <w:t>Р</w:t>
      </w:r>
      <w:proofErr w:type="gramEnd"/>
      <w:r w:rsidR="00803B39" w:rsidRPr="00A060AD">
        <w:t xml:space="preserve"> ИСО/МЭК 12207-2010 </w:t>
      </w:r>
      <w:r w:rsidR="00803B39">
        <w:t>«</w:t>
      </w:r>
      <w:r w:rsidR="00803B39" w:rsidRPr="00A060AD">
        <w:t>Информационная технология. Системная и программная инженерия. Процессы жизне</w:t>
      </w:r>
      <w:r w:rsidR="00803B39">
        <w:t>нного цикла программных средств»</w:t>
      </w:r>
      <w:r>
        <w:t xml:space="preserve"> при помощи устояв</w:t>
      </w:r>
      <w:r w:rsidR="003E5244">
        <w:t xml:space="preserve">шейся терминологии </w:t>
      </w:r>
      <w:r w:rsidRPr="00312FC8">
        <w:t>устанавливает</w:t>
      </w:r>
      <w:r>
        <w:t>ся общая структура</w:t>
      </w:r>
      <w:r w:rsidRPr="00312FC8">
        <w:t xml:space="preserve"> про</w:t>
      </w:r>
      <w:r w:rsidRPr="00312FC8">
        <w:softHyphen/>
        <w:t xml:space="preserve">цессов жизненного цикла программных средств, на </w:t>
      </w:r>
      <w:proofErr w:type="gramStart"/>
      <w:r w:rsidRPr="00312FC8">
        <w:t>которую</w:t>
      </w:r>
      <w:proofErr w:type="gramEnd"/>
      <w:r w:rsidRPr="00312FC8">
        <w:t xml:space="preserve"> можно ориентироваться в программной инду</w:t>
      </w:r>
      <w:r w:rsidRPr="00312FC8">
        <w:softHyphen/>
      </w:r>
      <w:r>
        <w:t>стрии</w:t>
      </w:r>
      <w:r w:rsidR="003E5244">
        <w:t xml:space="preserve">. </w:t>
      </w:r>
      <w:r w:rsidR="003E5244">
        <w:rPr>
          <w:shd w:val="clear" w:color="auto" w:fill="FFFFFF"/>
        </w:rPr>
        <w:t>Однако</w:t>
      </w:r>
      <w:r>
        <w:rPr>
          <w:shd w:val="clear" w:color="auto" w:fill="FFFFFF"/>
        </w:rPr>
        <w:t xml:space="preserve"> стандарт не требует использования какой-либо конкретной модели жизненного цикла</w:t>
      </w:r>
      <w:r w:rsidR="003E5244">
        <w:rPr>
          <w:shd w:val="clear" w:color="auto" w:fill="FFFFFF"/>
        </w:rPr>
        <w:t xml:space="preserve"> или </w:t>
      </w:r>
      <w:r w:rsidRPr="00312FC8">
        <w:t>какой-либо заданной сово</w:t>
      </w:r>
      <w:r w:rsidRPr="00312FC8">
        <w:softHyphen/>
        <w:t>купности стадий.</w:t>
      </w:r>
    </w:p>
    <w:p w:rsidR="00312FC8" w:rsidRPr="009620C6" w:rsidRDefault="00D25893" w:rsidP="009620C6">
      <w:pPr>
        <w:pStyle w:val="a3"/>
        <w:ind w:firstLine="708"/>
      </w:pPr>
      <w:r w:rsidRPr="009620C6">
        <w:t>Жизненный цикл (</w:t>
      </w:r>
      <w:proofErr w:type="spellStart"/>
      <w:r w:rsidRPr="009620C6">
        <w:t>life</w:t>
      </w:r>
      <w:proofErr w:type="spellEnd"/>
      <w:r w:rsidRPr="009620C6">
        <w:t xml:space="preserve"> </w:t>
      </w:r>
      <w:proofErr w:type="spellStart"/>
      <w:r w:rsidRPr="009620C6">
        <w:t>cycle</w:t>
      </w:r>
      <w:proofErr w:type="spellEnd"/>
      <w:r w:rsidRPr="009620C6">
        <w:t>) - р</w:t>
      </w:r>
      <w:r w:rsidR="00312FC8" w:rsidRPr="009620C6">
        <w:t>азвитие системы, продукта, услуги, проекта или других изготов</w:t>
      </w:r>
      <w:r w:rsidR="00312FC8" w:rsidRPr="009620C6">
        <w:softHyphen/>
        <w:t>ленных человеком объектов, начиная со стадии разработки концепции и заканчивая прекращением приме</w:t>
      </w:r>
      <w:r w:rsidR="00312FC8" w:rsidRPr="009620C6">
        <w:softHyphen/>
      </w:r>
      <w:r w:rsidRPr="009620C6">
        <w:t>нения</w:t>
      </w:r>
      <w:r w:rsidR="00DA4CF5">
        <w:t xml:space="preserve"> </w:t>
      </w:r>
      <w:r w:rsidR="00206CB1" w:rsidRPr="009620C6">
        <w:t>[4].</w:t>
      </w:r>
    </w:p>
    <w:p w:rsidR="00312FC8" w:rsidRPr="00312FC8" w:rsidRDefault="00D25893" w:rsidP="009620C6">
      <w:pPr>
        <w:pStyle w:val="a3"/>
        <w:ind w:firstLine="708"/>
      </w:pPr>
      <w:r w:rsidRPr="009620C6">
        <w:t>М</w:t>
      </w:r>
      <w:r w:rsidR="00312FC8" w:rsidRPr="009620C6">
        <w:t>одель жизн</w:t>
      </w:r>
      <w:r w:rsidRPr="009620C6">
        <w:t>енного цикла (</w:t>
      </w:r>
      <w:proofErr w:type="spellStart"/>
      <w:r w:rsidRPr="009620C6">
        <w:t>life</w:t>
      </w:r>
      <w:proofErr w:type="spellEnd"/>
      <w:r w:rsidRPr="009620C6">
        <w:t xml:space="preserve"> </w:t>
      </w:r>
      <w:proofErr w:type="spellStart"/>
      <w:r w:rsidRPr="009620C6">
        <w:t>cycle</w:t>
      </w:r>
      <w:proofErr w:type="spellEnd"/>
      <w:r w:rsidRPr="009620C6">
        <w:t xml:space="preserve"> </w:t>
      </w:r>
      <w:proofErr w:type="spellStart"/>
      <w:r w:rsidRPr="009620C6">
        <w:t>model</w:t>
      </w:r>
      <w:proofErr w:type="spellEnd"/>
      <w:r w:rsidRPr="009620C6">
        <w:t>) - с</w:t>
      </w:r>
      <w:r w:rsidR="00312FC8" w:rsidRPr="009620C6">
        <w:t>труктура процессов и действий, связанных с</w:t>
      </w:r>
      <w:r w:rsidRPr="009620C6">
        <w:t xml:space="preserve"> </w:t>
      </w:r>
      <w:r w:rsidR="00312FC8" w:rsidRPr="009620C6">
        <w:t>жизненным циклом, организуемых в стадии, которые также служат в качестве общей ссылки для установ</w:t>
      </w:r>
      <w:r w:rsidR="00312FC8" w:rsidRPr="009620C6">
        <w:softHyphen/>
        <w:t>ления связей и взаимопонимания сторон</w:t>
      </w:r>
      <w:r w:rsidR="00DA4CF5">
        <w:t xml:space="preserve"> </w:t>
      </w:r>
      <w:r w:rsidR="00206CB1" w:rsidRPr="009620C6">
        <w:t>[4]</w:t>
      </w:r>
      <w:r w:rsidR="00312FC8" w:rsidRPr="009620C6">
        <w:t>.</w:t>
      </w:r>
    </w:p>
    <w:p w:rsidR="004412F2" w:rsidRDefault="003D54EB" w:rsidP="00803B39">
      <w:pPr>
        <w:pStyle w:val="a3"/>
      </w:pPr>
      <w:r>
        <w:rPr>
          <w:shd w:val="clear" w:color="auto" w:fill="FFFFFF"/>
        </w:rPr>
        <w:lastRenderedPageBreak/>
        <w:t xml:space="preserve">В </w:t>
      </w:r>
      <w:r w:rsidR="00B57B65">
        <w:rPr>
          <w:shd w:val="clear" w:color="auto" w:fill="FFFFFF"/>
        </w:rPr>
        <w:t>процессе выполнения</w:t>
      </w:r>
      <w:r>
        <w:rPr>
          <w:shd w:val="clear" w:color="auto" w:fill="FFFFFF"/>
        </w:rPr>
        <w:t xml:space="preserve"> </w:t>
      </w:r>
      <w:r w:rsidR="00B57B65">
        <w:rPr>
          <w:shd w:val="clear" w:color="auto" w:fill="FFFFFF"/>
        </w:rPr>
        <w:t>данной выпускной квалификационной работы предполагается</w:t>
      </w:r>
      <w:r>
        <w:rPr>
          <w:shd w:val="clear" w:color="auto" w:fill="FFFFFF"/>
        </w:rPr>
        <w:t xml:space="preserve"> использ</w:t>
      </w:r>
      <w:r w:rsidR="00B57B65">
        <w:rPr>
          <w:shd w:val="clear" w:color="auto" w:fill="FFFFFF"/>
        </w:rPr>
        <w:t>ование следующих процессов:</w:t>
      </w:r>
      <w:r>
        <w:rPr>
          <w:shd w:val="clear" w:color="auto" w:fill="FFFFFF"/>
        </w:rPr>
        <w:t xml:space="preserve"> процессы планирования проекта, оценк</w:t>
      </w:r>
      <w:r w:rsidR="00B57B65">
        <w:rPr>
          <w:shd w:val="clear" w:color="auto" w:fill="FFFFFF"/>
        </w:rPr>
        <w:t>и проекта, менеджмента решений, менеджмента информации</w:t>
      </w:r>
      <w:r>
        <w:rPr>
          <w:shd w:val="clear" w:color="auto" w:fill="FFFFFF"/>
        </w:rPr>
        <w:t xml:space="preserve">, </w:t>
      </w:r>
      <w:r w:rsidRPr="00B57B65">
        <w:rPr>
          <w:shd w:val="clear" w:color="auto" w:fill="FFFFFF"/>
        </w:rPr>
        <w:t>анализа системных требований</w:t>
      </w:r>
      <w:r>
        <w:rPr>
          <w:shd w:val="clear" w:color="auto" w:fill="FFFFFF"/>
        </w:rPr>
        <w:t>, проектирования архитектуры системы, реализации, комплексирования системы, квалификационного тестирования системы, функционирования программных средств, сопровождения программных средств [4].</w:t>
      </w:r>
    </w:p>
    <w:p w:rsidR="008403B2" w:rsidRPr="00935B91" w:rsidRDefault="00803B39" w:rsidP="004412F2">
      <w:pPr>
        <w:pStyle w:val="a3"/>
      </w:pPr>
      <w:r>
        <w:rPr>
          <w:lang w:eastAsia="en-US"/>
        </w:rPr>
        <w:t>Часть 3</w:t>
      </w:r>
      <w:r w:rsidRPr="00803B39">
        <w:t xml:space="preserve"> </w:t>
      </w:r>
      <w:r w:rsidRPr="00A060AD">
        <w:t xml:space="preserve">ГОСТ </w:t>
      </w:r>
      <w:proofErr w:type="gramStart"/>
      <w:r w:rsidRPr="00A060AD">
        <w:t>Р</w:t>
      </w:r>
      <w:proofErr w:type="gramEnd"/>
      <w:r w:rsidRPr="00A060AD">
        <w:t xml:space="preserve"> 56923-2016/ISO/IEC TR 24748-3:2011 </w:t>
      </w:r>
      <w:r>
        <w:t>«</w:t>
      </w:r>
      <w:r w:rsidRPr="00A060AD">
        <w:t>Информационные технологии. Системная и программная инженер</w:t>
      </w:r>
      <w:r>
        <w:t>ия. Управление жизненным циклом»</w:t>
      </w:r>
      <w:r w:rsidR="008403B2">
        <w:rPr>
          <w:lang w:eastAsia="en-US"/>
        </w:rPr>
        <w:t xml:space="preserve"> является руководством по применению </w:t>
      </w:r>
      <w:r w:rsidR="008403B2" w:rsidRPr="00A060AD">
        <w:t>ИСО/МЭК 12207 (Процессы жизнен</w:t>
      </w:r>
      <w:r w:rsidR="008403B2">
        <w:t>ного цикла программных средств), т.е. руководством по управлению жизненным циклом в области программных систем</w:t>
      </w:r>
      <w:r w:rsidR="00935B91">
        <w:t xml:space="preserve"> </w:t>
      </w:r>
      <w:r w:rsidR="00935B91" w:rsidRPr="00935B91">
        <w:t>[</w:t>
      </w:r>
      <w:r w:rsidR="00935B91">
        <w:t>5</w:t>
      </w:r>
      <w:r w:rsidR="00935B91" w:rsidRPr="00935B91">
        <w:t>]</w:t>
      </w:r>
      <w:r w:rsidR="00935B91">
        <w:t>.</w:t>
      </w:r>
    </w:p>
    <w:p w:rsidR="003A51DA" w:rsidRDefault="00935B91" w:rsidP="003A51DA">
      <w:pPr>
        <w:pStyle w:val="a3"/>
      </w:pPr>
      <w:r>
        <w:t>Под процессом подразумевается совокупность действий, преобразующих входы в выходы.</w:t>
      </w:r>
      <w:r w:rsidR="003A51DA">
        <w:t xml:space="preserve"> Процесс может управляться с помощью инструкций, директив организации, законов и т.п. У любого процесса есть механизмы – необходимые для его выполнения ресурсы, рабочая сила, технологии и инструменты.</w:t>
      </w:r>
      <w:r>
        <w:t xml:space="preserve"> </w:t>
      </w:r>
      <w:r w:rsidR="003A51DA">
        <w:t xml:space="preserve">Входы – входные данные процессов, могут поступать как извне проекта и организации, так и из других процессов. Выходы – результаты выполнения процессов. </w:t>
      </w:r>
    </w:p>
    <w:p w:rsidR="00F77696" w:rsidRDefault="003A51DA" w:rsidP="00634FE3">
      <w:pPr>
        <w:pStyle w:val="a3"/>
      </w:pPr>
      <w:r>
        <w:t xml:space="preserve">Согласно </w:t>
      </w:r>
      <w:r w:rsidR="00935B91">
        <w:t>данному стандарту необходимо определить входы и выходы процессов, а также обеспечивающие механизмы и управление.</w:t>
      </w:r>
    </w:p>
    <w:p w:rsidR="009267D0" w:rsidRDefault="00634FE3" w:rsidP="00F87298">
      <w:pPr>
        <w:pStyle w:val="a3"/>
      </w:pPr>
      <w:r w:rsidRPr="00A060AD">
        <w:t xml:space="preserve">ГОСТ 24026-80 </w:t>
      </w:r>
      <w:r>
        <w:t>«</w:t>
      </w:r>
      <w:r w:rsidRPr="00A060AD">
        <w:t>Исследовательские испытания. Планирование эксп</w:t>
      </w:r>
      <w:r>
        <w:t xml:space="preserve">еримента. Термины и определения» </w:t>
      </w:r>
      <w:r w:rsidR="009267D0" w:rsidRPr="009267D0">
        <w:t>устанавливает термины и определения основных понятий в</w:t>
      </w:r>
      <w:r w:rsidR="00F87298">
        <w:t xml:space="preserve"> </w:t>
      </w:r>
      <w:r w:rsidR="009267D0" w:rsidRPr="009267D0">
        <w:t>области исследовательских испытаний, относящихся к разделу планирования</w:t>
      </w:r>
      <w:r w:rsidR="00F87298">
        <w:t xml:space="preserve"> </w:t>
      </w:r>
      <w:r w:rsidR="009267D0" w:rsidRPr="009267D0">
        <w:t>эксперимента</w:t>
      </w:r>
      <w:r w:rsidR="00DA4CF5">
        <w:t xml:space="preserve"> </w:t>
      </w:r>
      <w:r w:rsidR="00F87298" w:rsidRPr="00F87298">
        <w:t>[6]</w:t>
      </w:r>
      <w:r w:rsidR="009267D0" w:rsidRPr="009267D0">
        <w:t>.</w:t>
      </w:r>
    </w:p>
    <w:p w:rsidR="002B4EC5" w:rsidRDefault="00F87298" w:rsidP="00F635BB">
      <w:pPr>
        <w:pStyle w:val="a3"/>
      </w:pPr>
      <w:r>
        <w:t>В рамках разрабатываемого прототипа программного продукта необходимо провести испытания таких процессов, как получение данных запроса от пользователя, его выполнение и вывод результата (в том числе и авторизация).</w:t>
      </w:r>
    </w:p>
    <w:p w:rsidR="009A31F4" w:rsidRDefault="00837DEC" w:rsidP="00F635BB">
      <w:pPr>
        <w:pStyle w:val="21"/>
      </w:pPr>
      <w:bookmarkStart w:id="30" w:name="_Toc483433791"/>
      <w:r w:rsidRPr="00340366">
        <w:lastRenderedPageBreak/>
        <w:t>1.3. Средства моделирования</w:t>
      </w:r>
      <w:bookmarkEnd w:id="30"/>
    </w:p>
    <w:p w:rsidR="00BF36C8" w:rsidRDefault="009A31F4" w:rsidP="00BF36C8">
      <w:pPr>
        <w:pStyle w:val="a3"/>
      </w:pPr>
      <w:r>
        <w:rPr>
          <w:lang w:eastAsia="en-US"/>
        </w:rPr>
        <w:t xml:space="preserve">Под моделированием понимается построение представления изучаемого объекта, отражающего наиболее важные в ходе конкретного исследования черты и свойства объекта, а также изучение уже существующих моделей. В рамках выполнения данной работы появляется необходимость построения </w:t>
      </w:r>
      <w:r>
        <w:t>функциональной модели</w:t>
      </w:r>
      <w:r w:rsidRPr="006237DC">
        <w:t xml:space="preserve"> в формате </w:t>
      </w:r>
      <w:r w:rsidRPr="006237DC">
        <w:rPr>
          <w:lang w:val="en-US"/>
        </w:rPr>
        <w:t>IDEF</w:t>
      </w:r>
      <w:r>
        <w:t>0, моделей потоков данных в формате DFD, моделей базы данных в формате ERD разрабатываемой системы, т.е. необходимо разбиение системы на компоненты и описание взаимодействия этих компонентов.</w:t>
      </w:r>
    </w:p>
    <w:p w:rsidR="009A31F4" w:rsidRPr="009A31F4" w:rsidRDefault="009A31F4" w:rsidP="005B371F">
      <w:pPr>
        <w:pStyle w:val="a3"/>
      </w:pPr>
      <w:proofErr w:type="gramStart"/>
      <w:r w:rsidRPr="009A31F4">
        <w:t>IDEF0</w:t>
      </w:r>
      <w:r>
        <w:t>, зачастую называемая контекстной диаграммой, позволяет создать функциональную модель, структурно отображающую</w:t>
      </w:r>
      <w:r w:rsidR="005B371F">
        <w:t xml:space="preserve"> функции системы и среды, информацию и объекты, связывающие эти функции.</w:t>
      </w:r>
      <w:proofErr w:type="gramEnd"/>
      <w:r w:rsidR="005B371F">
        <w:t xml:space="preserve"> Активно применяется также и для определения функций и требований разрабатываемой системы. Позволяет представить систему в виде набора взаимодействующих друг с другом подсистем с соответствующим</w:t>
      </w:r>
      <w:r w:rsidR="005B371F">
        <w:rPr>
          <w:rFonts w:hint="eastAsia"/>
        </w:rPr>
        <w:t>и</w:t>
      </w:r>
      <w:r w:rsidR="005B371F">
        <w:t xml:space="preserve"> входами</w:t>
      </w:r>
      <w:r w:rsidR="005B371F" w:rsidRPr="005B371F">
        <w:t>/</w:t>
      </w:r>
      <w:r w:rsidR="005B371F">
        <w:t>выходами, механизмами и управлениями, расположенными в иерархическом порядке для постепенного детализирования информации до определенного уровня.</w:t>
      </w:r>
    </w:p>
    <w:p w:rsidR="00752FEE" w:rsidRDefault="005B371F" w:rsidP="002416A5">
      <w:pPr>
        <w:pStyle w:val="a3"/>
      </w:pPr>
      <w:bookmarkStart w:id="31" w:name="keyword131"/>
      <w:bookmarkEnd w:id="31"/>
      <w:proofErr w:type="spellStart"/>
      <w:r w:rsidRPr="002416A5">
        <w:rPr>
          <w:rStyle w:val="keyword"/>
        </w:rPr>
        <w:t>Data</w:t>
      </w:r>
      <w:proofErr w:type="spellEnd"/>
      <w:r w:rsidRPr="002416A5">
        <w:rPr>
          <w:rStyle w:val="keyword"/>
        </w:rPr>
        <w:t xml:space="preserve"> </w:t>
      </w:r>
      <w:proofErr w:type="spellStart"/>
      <w:r w:rsidRPr="002416A5">
        <w:rPr>
          <w:rStyle w:val="keyword"/>
        </w:rPr>
        <w:t>Flow</w:t>
      </w:r>
      <w:proofErr w:type="spellEnd"/>
      <w:r w:rsidRPr="002416A5">
        <w:rPr>
          <w:rStyle w:val="keyword"/>
        </w:rPr>
        <w:t xml:space="preserve"> </w:t>
      </w:r>
      <w:proofErr w:type="spellStart"/>
      <w:r w:rsidRPr="002416A5">
        <w:rPr>
          <w:rStyle w:val="keyword"/>
        </w:rPr>
        <w:t>Diagramming</w:t>
      </w:r>
      <w:proofErr w:type="spellEnd"/>
      <w:r w:rsidRPr="002416A5">
        <w:t xml:space="preserve"> (</w:t>
      </w:r>
      <w:r w:rsidRPr="002416A5">
        <w:rPr>
          <w:rStyle w:val="keyword"/>
        </w:rPr>
        <w:t>Диаграммы потоков данных</w:t>
      </w:r>
      <w:r w:rsidRPr="002416A5">
        <w:t xml:space="preserve">) представляют функциональные требования к разрабатываемой системе в виде иерархии связанных потоками данных процессов, </w:t>
      </w:r>
      <w:proofErr w:type="gramStart"/>
      <w:r w:rsidRPr="002416A5">
        <w:t>показывают</w:t>
      </w:r>
      <w:r w:rsidR="002416A5" w:rsidRPr="002416A5">
        <w:t xml:space="preserve"> каким образом происходит</w:t>
      </w:r>
      <w:proofErr w:type="gramEnd"/>
      <w:r w:rsidR="002416A5" w:rsidRPr="002416A5">
        <w:t xml:space="preserve"> преобразование входных данных в выходные каждым процессом, выявляют отношения между рассматриваемыми процессами.</w:t>
      </w:r>
    </w:p>
    <w:p w:rsidR="009A31F4" w:rsidRPr="002416A5" w:rsidRDefault="00752FEE" w:rsidP="002416A5">
      <w:pPr>
        <w:pStyle w:val="a3"/>
      </w:pPr>
      <w:r>
        <w:rPr>
          <w:color w:val="auto"/>
        </w:rPr>
        <w:t>ER-диаграмма (</w:t>
      </w:r>
      <w:r>
        <w:rPr>
          <w:color w:val="auto"/>
          <w:lang w:val="en-US"/>
        </w:rPr>
        <w:t>ERD</w:t>
      </w:r>
      <w:r>
        <w:rPr>
          <w:color w:val="auto"/>
        </w:rPr>
        <w:t>)</w:t>
      </w:r>
      <w:r w:rsidRPr="00F4414D">
        <w:rPr>
          <w:color w:val="auto"/>
        </w:rPr>
        <w:t xml:space="preserve"> явля</w:t>
      </w:r>
      <w:r>
        <w:rPr>
          <w:color w:val="auto"/>
        </w:rPr>
        <w:t>ется</w:t>
      </w:r>
      <w:r w:rsidRPr="00F4414D">
        <w:rPr>
          <w:color w:val="auto"/>
        </w:rPr>
        <w:t xml:space="preserve"> стандартной </w:t>
      </w:r>
      <w:r>
        <w:rPr>
          <w:color w:val="auto"/>
        </w:rPr>
        <w:t>графической нотацией ER-модели (концептуальной модели данных предметной области), которая</w:t>
      </w:r>
      <w:r w:rsidR="005B371F" w:rsidRPr="002416A5">
        <w:t xml:space="preserve"> </w:t>
      </w:r>
      <w:r>
        <w:t>используется на концептуальном этапе проектирования баз данных и позволяет выделить ключевые сущности и связи между ними.</w:t>
      </w:r>
    </w:p>
    <w:p w:rsidR="00B11492" w:rsidRDefault="009A31F4" w:rsidP="00BF36C8">
      <w:pPr>
        <w:pStyle w:val="a3"/>
      </w:pPr>
      <w:r>
        <w:t xml:space="preserve">В настоящее время существует множество программных средств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построение</w:t>
      </w:r>
      <w:proofErr w:type="gramEnd"/>
      <w:r>
        <w:t xml:space="preserve"> вышеуказа</w:t>
      </w:r>
      <w:r w:rsidR="00752FEE">
        <w:t xml:space="preserve">нных и множества других моделей, так как для </w:t>
      </w:r>
      <w:r w:rsidR="00752FEE">
        <w:lastRenderedPageBreak/>
        <w:t>решения данных задач сложился отдельный класс пр</w:t>
      </w:r>
      <w:r w:rsidR="0087182A">
        <w:t xml:space="preserve">ограммных продуктов, примерами </w:t>
      </w:r>
      <w:r w:rsidR="0087182A" w:rsidRPr="0087182A">
        <w:t xml:space="preserve">которых могут служить ARIS, </w:t>
      </w:r>
      <w:proofErr w:type="spellStart"/>
      <w:r w:rsidR="0087182A" w:rsidRPr="0087182A">
        <w:t>Software</w:t>
      </w:r>
      <w:proofErr w:type="spellEnd"/>
      <w:r w:rsidR="0087182A" w:rsidRPr="0087182A">
        <w:t xml:space="preserve"> </w:t>
      </w:r>
      <w:proofErr w:type="spellStart"/>
      <w:r w:rsidR="0087182A" w:rsidRPr="0087182A">
        <w:t>Architect</w:t>
      </w:r>
      <w:proofErr w:type="spellEnd"/>
      <w:r w:rsidR="0087182A" w:rsidRPr="0087182A">
        <w:t xml:space="preserve">, </w:t>
      </w:r>
      <w:proofErr w:type="spellStart"/>
      <w:r w:rsidR="0087182A" w:rsidRPr="0087182A">
        <w:t>BPWin</w:t>
      </w:r>
      <w:proofErr w:type="spellEnd"/>
      <w:r w:rsidR="0087182A" w:rsidRPr="0087182A">
        <w:t xml:space="preserve"> </w:t>
      </w:r>
      <w:r w:rsidR="0087182A">
        <w:t xml:space="preserve">и др. </w:t>
      </w:r>
    </w:p>
    <w:p w:rsidR="0087182A" w:rsidRPr="0087182A" w:rsidRDefault="0087182A" w:rsidP="00F635BB">
      <w:pPr>
        <w:pStyle w:val="a3"/>
      </w:pPr>
      <w:r>
        <w:t xml:space="preserve">В процессе выполнения данной работы как средство моделирования была выбрана кроссплатформенная система моделирования и анализа бизнес-процессов </w:t>
      </w:r>
      <w:r>
        <w:rPr>
          <w:lang w:val="en-US"/>
        </w:rPr>
        <w:t>Ramus</w:t>
      </w:r>
      <w:r>
        <w:t xml:space="preserve">. </w:t>
      </w:r>
      <w:proofErr w:type="gramStart"/>
      <w:r>
        <w:t xml:space="preserve">Данного программное решение является удобным и </w:t>
      </w:r>
      <w:r w:rsidRPr="0087182A">
        <w:t xml:space="preserve">понятным средством моделирования, частично совместимое с </w:t>
      </w:r>
      <w:proofErr w:type="spellStart"/>
      <w:r w:rsidRPr="0087182A">
        <w:t>ERwin</w:t>
      </w:r>
      <w:proofErr w:type="spellEnd"/>
      <w:r w:rsidRPr="0087182A">
        <w:t xml:space="preserve"> </w:t>
      </w:r>
      <w:proofErr w:type="spellStart"/>
      <w:r w:rsidRPr="0087182A">
        <w:t>Process</w:t>
      </w:r>
      <w:proofErr w:type="spellEnd"/>
      <w:r w:rsidRPr="0087182A">
        <w:t xml:space="preserve"> </w:t>
      </w:r>
      <w:proofErr w:type="spellStart"/>
      <w:r w:rsidRPr="0087182A">
        <w:t>Modeler</w:t>
      </w:r>
      <w:proofErr w:type="spellEnd"/>
      <w:r>
        <w:t>.</w:t>
      </w:r>
      <w:proofErr w:type="gramEnd"/>
    </w:p>
    <w:p w:rsidR="00BC0BF1" w:rsidRPr="00BC0BF1" w:rsidRDefault="00837DEC" w:rsidP="00F635BB">
      <w:pPr>
        <w:pStyle w:val="21"/>
      </w:pPr>
      <w:bookmarkStart w:id="32" w:name="_Toc483433792"/>
      <w:r w:rsidRPr="00340366">
        <w:t>1.4</w:t>
      </w:r>
      <w:r w:rsidR="00F77696" w:rsidRPr="00340366">
        <w:t>. Средства разработки</w:t>
      </w:r>
      <w:bookmarkEnd w:id="32"/>
    </w:p>
    <w:p w:rsidR="00BC0BF1" w:rsidRDefault="00BC0BF1" w:rsidP="00BC0BF1">
      <w:pPr>
        <w:pStyle w:val="a3"/>
        <w:rPr>
          <w:lang w:eastAsia="en-US"/>
        </w:rPr>
      </w:pPr>
      <w:r>
        <w:rPr>
          <w:lang w:eastAsia="en-US"/>
        </w:rPr>
        <w:t>В рамках данного проекта необходимо разработать динамический веб сайт, способный работать с реляционными базами данных.</w:t>
      </w:r>
    </w:p>
    <w:p w:rsidR="00BC0BF1" w:rsidRDefault="00BC0BF1" w:rsidP="00BC0BF1">
      <w:pPr>
        <w:pStyle w:val="a3"/>
        <w:rPr>
          <w:lang w:eastAsia="en-US"/>
        </w:rPr>
      </w:pPr>
      <w:r>
        <w:rPr>
          <w:lang w:eastAsia="en-US"/>
        </w:rPr>
        <w:t>Данный процесс можно условно разделить на три части – разработка видимой части сайта (т.е. пользовательского интерфейса), программно-административной части, а также самой базы данных.</w:t>
      </w:r>
    </w:p>
    <w:p w:rsidR="00BC0BF1" w:rsidRDefault="00BC0BF1" w:rsidP="00BC0BF1">
      <w:pPr>
        <w:pStyle w:val="a3"/>
        <w:rPr>
          <w:lang w:eastAsia="en-US"/>
        </w:rPr>
      </w:pPr>
      <w:r>
        <w:rPr>
          <w:lang w:eastAsia="en-US"/>
        </w:rPr>
        <w:t xml:space="preserve">Разработка пользовательского интерфейса сайта в основном ведется на языке разметки гипертекста – </w:t>
      </w:r>
      <w:r>
        <w:rPr>
          <w:lang w:val="en-US" w:eastAsia="en-US"/>
        </w:rPr>
        <w:t>HTML</w:t>
      </w:r>
      <w:r>
        <w:rPr>
          <w:lang w:eastAsia="en-US"/>
        </w:rPr>
        <w:t xml:space="preserve"> (</w:t>
      </w:r>
      <w:r>
        <w:rPr>
          <w:lang w:val="en-US" w:eastAsia="en-US"/>
        </w:rPr>
        <w:t>Hyper</w:t>
      </w:r>
      <w:r w:rsidRPr="00D47449">
        <w:rPr>
          <w:lang w:eastAsia="en-US"/>
        </w:rPr>
        <w:t xml:space="preserve"> </w:t>
      </w:r>
      <w:r>
        <w:rPr>
          <w:lang w:val="en-US" w:eastAsia="en-US"/>
        </w:rPr>
        <w:t>Text</w:t>
      </w:r>
      <w:r w:rsidRPr="00D47449">
        <w:rPr>
          <w:lang w:eastAsia="en-US"/>
        </w:rPr>
        <w:t xml:space="preserve"> </w:t>
      </w:r>
      <w:r>
        <w:rPr>
          <w:lang w:val="en-US" w:eastAsia="en-US"/>
        </w:rPr>
        <w:t>Markup</w:t>
      </w:r>
      <w:r w:rsidRPr="00D47449">
        <w:rPr>
          <w:lang w:eastAsia="en-US"/>
        </w:rPr>
        <w:t xml:space="preserve"> </w:t>
      </w:r>
      <w:r>
        <w:rPr>
          <w:lang w:val="en-US" w:eastAsia="en-US"/>
        </w:rPr>
        <w:t>Language</w:t>
      </w:r>
      <w:r>
        <w:rPr>
          <w:lang w:eastAsia="en-US"/>
        </w:rPr>
        <w:t xml:space="preserve">). Для наиболее удобного управления стилями страниц используется каскадная таблица стилей – </w:t>
      </w:r>
      <w:r>
        <w:rPr>
          <w:lang w:val="en-US" w:eastAsia="en-US"/>
        </w:rPr>
        <w:t>CSS</w:t>
      </w:r>
      <w:r w:rsidRPr="00D47449">
        <w:rPr>
          <w:lang w:eastAsia="en-US"/>
        </w:rPr>
        <w:t xml:space="preserve"> </w:t>
      </w:r>
      <w:r>
        <w:rPr>
          <w:lang w:eastAsia="en-US"/>
        </w:rPr>
        <w:t>(</w:t>
      </w:r>
      <w:proofErr w:type="spellStart"/>
      <w:r>
        <w:rPr>
          <w:lang w:eastAsia="en-US"/>
        </w:rPr>
        <w:t>Cascading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Style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Sheets</w:t>
      </w:r>
      <w:proofErr w:type="spellEnd"/>
      <w:r>
        <w:rPr>
          <w:lang w:eastAsia="en-US"/>
        </w:rPr>
        <w:t xml:space="preserve">). Огромный вклад в интерактивность вносит один из сценарных языков программирования – </w:t>
      </w:r>
      <w:r>
        <w:rPr>
          <w:lang w:val="en-US" w:eastAsia="en-US"/>
        </w:rPr>
        <w:t>Java</w:t>
      </w:r>
      <w:r w:rsidRPr="00D47449">
        <w:rPr>
          <w:lang w:eastAsia="en-US"/>
        </w:rPr>
        <w:t xml:space="preserve"> </w:t>
      </w:r>
      <w:r>
        <w:rPr>
          <w:lang w:val="en-US" w:eastAsia="en-US"/>
        </w:rPr>
        <w:t>Script</w:t>
      </w:r>
      <w:r>
        <w:rPr>
          <w:lang w:eastAsia="en-US"/>
        </w:rPr>
        <w:t>.</w:t>
      </w:r>
    </w:p>
    <w:p w:rsidR="00BC0BF1" w:rsidRDefault="00BC0BF1" w:rsidP="00BC0BF1">
      <w:pPr>
        <w:pStyle w:val="a3"/>
        <w:rPr>
          <w:lang w:eastAsia="en-US"/>
        </w:rPr>
      </w:pPr>
      <w:r>
        <w:rPr>
          <w:lang w:eastAsia="en-US"/>
        </w:rPr>
        <w:t xml:space="preserve">Среди большого разнообразия языков для разработки программно-административной части программы наиболее целесообразным является выбор скриптового языка </w:t>
      </w:r>
      <w:r>
        <w:rPr>
          <w:lang w:val="en-US" w:eastAsia="en-US"/>
        </w:rPr>
        <w:t>PHP</w:t>
      </w:r>
      <w:r w:rsidRPr="00D47449">
        <w:rPr>
          <w:lang w:eastAsia="en-US"/>
        </w:rPr>
        <w:t xml:space="preserve"> </w:t>
      </w:r>
      <w:r w:rsidRPr="00D47449">
        <w:t>(</w:t>
      </w:r>
      <w:proofErr w:type="spellStart"/>
      <w:r w:rsidRPr="00D47449">
        <w:t>Hypertext</w:t>
      </w:r>
      <w:proofErr w:type="spellEnd"/>
      <w:r w:rsidRPr="00D47449">
        <w:t xml:space="preserve"> </w:t>
      </w:r>
      <w:proofErr w:type="spellStart"/>
      <w:r w:rsidRPr="00D47449">
        <w:t>Preprocessor</w:t>
      </w:r>
      <w:proofErr w:type="spellEnd"/>
      <w:r w:rsidRPr="00D47449">
        <w:rPr>
          <w:lang w:eastAsia="en-US"/>
        </w:rPr>
        <w:t>)</w:t>
      </w:r>
      <w:r>
        <w:rPr>
          <w:lang w:eastAsia="en-US"/>
        </w:rPr>
        <w:t>.</w:t>
      </w:r>
    </w:p>
    <w:p w:rsidR="00BC0BF1" w:rsidRPr="00BC0BF1" w:rsidRDefault="00BC0BF1" w:rsidP="00F635BB">
      <w:pPr>
        <w:pStyle w:val="a3"/>
        <w:rPr>
          <w:lang w:eastAsia="en-US"/>
        </w:rPr>
      </w:pPr>
      <w:r>
        <w:rPr>
          <w:lang w:eastAsia="en-US"/>
        </w:rPr>
        <w:t xml:space="preserve">Для разработки и поддержания баз данных было выбрано приложение </w:t>
      </w:r>
      <w:proofErr w:type="spellStart"/>
      <w:r>
        <w:rPr>
          <w:lang w:val="en-US" w:eastAsia="en-US"/>
        </w:rPr>
        <w:t>phpMyAdmin</w:t>
      </w:r>
      <w:proofErr w:type="spellEnd"/>
      <w:r>
        <w:rPr>
          <w:lang w:eastAsia="en-US"/>
        </w:rPr>
        <w:t xml:space="preserve">. Данное приложение является бесплатным онлайн-сервисом для администрирования, написано на языке </w:t>
      </w:r>
      <w:r>
        <w:rPr>
          <w:lang w:val="en-US" w:eastAsia="en-US"/>
        </w:rPr>
        <w:t>PHP</w:t>
      </w:r>
      <w:r>
        <w:rPr>
          <w:lang w:eastAsia="en-US"/>
        </w:rPr>
        <w:t xml:space="preserve"> и запускается непосредственно на </w:t>
      </w:r>
      <w:proofErr w:type="spellStart"/>
      <w:r>
        <w:rPr>
          <w:lang w:eastAsia="en-US"/>
        </w:rPr>
        <w:t>серере</w:t>
      </w:r>
      <w:proofErr w:type="spellEnd"/>
      <w:r>
        <w:rPr>
          <w:lang w:eastAsia="en-US"/>
        </w:rPr>
        <w:t>.</w:t>
      </w:r>
    </w:p>
    <w:p w:rsidR="00F635BB" w:rsidRPr="00F635BB" w:rsidRDefault="00837DEC" w:rsidP="00F635BB">
      <w:pPr>
        <w:pStyle w:val="31"/>
      </w:pPr>
      <w:bookmarkStart w:id="33" w:name="_Toc483433793"/>
      <w:r w:rsidRPr="00FE6296">
        <w:t>1.4</w:t>
      </w:r>
      <w:r w:rsidR="007367A3" w:rsidRPr="00FE6296">
        <w:t>.1. HTML.</w:t>
      </w:r>
      <w:r w:rsidR="00C126E2" w:rsidRPr="00FE6296">
        <w:t xml:space="preserve"> CSS</w:t>
      </w:r>
      <w:bookmarkEnd w:id="33"/>
    </w:p>
    <w:p w:rsidR="007367A3" w:rsidRDefault="007367A3" w:rsidP="007367A3">
      <w:pPr>
        <w:pStyle w:val="a3"/>
      </w:pPr>
      <w:r>
        <w:t>HTML (</w:t>
      </w:r>
      <w:proofErr w:type="spellStart"/>
      <w:r>
        <w:t>Hyper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– язык разметки гипертекста, предназначенный для написания гипертекстовых документов, публикуемых </w:t>
      </w:r>
      <w:proofErr w:type="gramStart"/>
      <w:r>
        <w:lastRenderedPageBreak/>
        <w:t>во</w:t>
      </w:r>
      <w:proofErr w:type="gramEnd"/>
      <w:r>
        <w:t xml:space="preserve"> всемирной паутина (</w:t>
      </w:r>
      <w:r>
        <w:rPr>
          <w:lang w:val="en-US"/>
        </w:rPr>
        <w:t>WWW</w:t>
      </w:r>
      <w:r w:rsidRPr="007367A3">
        <w:t xml:space="preserve"> –</w:t>
      </w:r>
      <w:r>
        <w:rPr>
          <w:lang w:val="en-US"/>
        </w:rPr>
        <w:t>World</w:t>
      </w:r>
      <w:r w:rsidRPr="007367A3">
        <w:t xml:space="preserve"> </w:t>
      </w:r>
      <w:r>
        <w:rPr>
          <w:lang w:val="en-US"/>
        </w:rPr>
        <w:t>Wide</w:t>
      </w:r>
      <w:r w:rsidRPr="007367A3">
        <w:t xml:space="preserve"> </w:t>
      </w:r>
      <w:r>
        <w:rPr>
          <w:lang w:val="en-US"/>
        </w:rPr>
        <w:t>Web</w:t>
      </w:r>
      <w:r>
        <w:t>).</w:t>
      </w:r>
      <w:r w:rsidR="000125AB">
        <w:t xml:space="preserve"> Является первым языком веб-программирования. Применяется в среде разработки веб-сайтов, являясь удобным, простым и понятным инструментом для верстки – процесса написания кода веб-страниц.</w:t>
      </w:r>
    </w:p>
    <w:p w:rsidR="00E311B7" w:rsidRDefault="000125AB" w:rsidP="00E311B7">
      <w:pPr>
        <w:pStyle w:val="a3"/>
      </w:pPr>
      <w:r>
        <w:t xml:space="preserve">Командами в языке </w:t>
      </w:r>
      <w:r>
        <w:rPr>
          <w:lang w:val="en-US"/>
        </w:rPr>
        <w:t>HTML</w:t>
      </w:r>
      <w:r w:rsidRPr="000125AB">
        <w:t xml:space="preserve"> </w:t>
      </w:r>
      <w:r w:rsidR="00E311B7">
        <w:t>являются теги</w:t>
      </w:r>
      <w:r>
        <w:t>, определяющие</w:t>
      </w:r>
      <w:r w:rsidR="00E311B7">
        <w:t xml:space="preserve"> элементы </w:t>
      </w:r>
      <w:r w:rsidR="00E311B7">
        <w:rPr>
          <w:lang w:val="en-US"/>
        </w:rPr>
        <w:t>html</w:t>
      </w:r>
      <w:r w:rsidR="00E311B7">
        <w:t xml:space="preserve"> страницы, т.е. то, что при загрузке страницы представится пользователям. Такая страница представляет собой текстовый файл с указанием в нужной последовательности и необходимой степени вложенности друг в друга тегами.</w:t>
      </w:r>
      <w:r w:rsidR="00E17CB8">
        <w:t xml:space="preserve"> </w:t>
      </w:r>
      <w:r w:rsidR="00E311B7">
        <w:t>Порядок тегов и их синтаксис являются чрезвычайно важными при написании веб-страниц. Теги можно разделить на парные и одиночные.</w:t>
      </w:r>
    </w:p>
    <w:p w:rsidR="00E311B7" w:rsidRDefault="00E311B7" w:rsidP="00E311B7">
      <w:pPr>
        <w:pStyle w:val="a3"/>
      </w:pPr>
      <w:r>
        <w:t xml:space="preserve">Первые теги используются парами и заключены между двумя символами угловых скобок: </w:t>
      </w:r>
      <w:r w:rsidRPr="00E311B7">
        <w:t>&lt;</w:t>
      </w:r>
      <w:r>
        <w:t>начальный тег</w:t>
      </w:r>
      <w:r w:rsidRPr="00E311B7">
        <w:t>&gt;</w:t>
      </w:r>
      <w:r>
        <w:t xml:space="preserve"> и </w:t>
      </w:r>
      <w:r w:rsidRPr="00E311B7">
        <w:t>&lt;/</w:t>
      </w:r>
      <w:r>
        <w:t xml:space="preserve"> конечный тег</w:t>
      </w:r>
      <w:r w:rsidRPr="00E311B7">
        <w:t>&gt;</w:t>
      </w:r>
      <w:r>
        <w:t xml:space="preserve">. Между начальным и конечным тегом указывается содержимое элемента. Примеров парных тегов множество: </w:t>
      </w:r>
      <w:r w:rsidRPr="00E311B7">
        <w:t>&lt;</w:t>
      </w:r>
      <w:r>
        <w:rPr>
          <w:lang w:val="en-US"/>
        </w:rPr>
        <w:t>html</w:t>
      </w:r>
      <w:r w:rsidRPr="00E311B7">
        <w:t>&gt; &lt;/</w:t>
      </w:r>
      <w:r>
        <w:rPr>
          <w:lang w:val="en-US"/>
        </w:rPr>
        <w:t>html</w:t>
      </w:r>
      <w:r w:rsidRPr="00E311B7">
        <w:t>&gt;, &lt;</w:t>
      </w:r>
      <w:r>
        <w:rPr>
          <w:lang w:val="en-US"/>
        </w:rPr>
        <w:t>table</w:t>
      </w:r>
      <w:r w:rsidRPr="00E311B7">
        <w:t>&gt;&lt;/</w:t>
      </w:r>
      <w:r>
        <w:rPr>
          <w:lang w:val="en-US"/>
        </w:rPr>
        <w:t>table</w:t>
      </w:r>
      <w:r w:rsidRPr="00E311B7">
        <w:t>&gt;, &lt;</w:t>
      </w:r>
      <w:r>
        <w:rPr>
          <w:lang w:val="en-US"/>
        </w:rPr>
        <w:t>p</w:t>
      </w:r>
      <w:r w:rsidRPr="00E311B7">
        <w:t>&gt; &lt;/</w:t>
      </w:r>
      <w:r>
        <w:rPr>
          <w:lang w:val="en-US"/>
        </w:rPr>
        <w:t>p</w:t>
      </w:r>
      <w:r w:rsidRPr="00E311B7">
        <w:t>&gt;</w:t>
      </w:r>
      <w:r>
        <w:t xml:space="preserve"> и другие.</w:t>
      </w:r>
    </w:p>
    <w:p w:rsidR="00E311B7" w:rsidRDefault="00E311B7" w:rsidP="00E311B7">
      <w:pPr>
        <w:pStyle w:val="a3"/>
      </w:pPr>
      <w:r>
        <w:t xml:space="preserve">Теги, не имеющие закрывающих (конечных) тегов, называют одиночными (непарными). Примерами таких тегов могут служить </w:t>
      </w:r>
      <w:r w:rsidRPr="00E311B7">
        <w:t>&lt;</w:t>
      </w:r>
      <w:proofErr w:type="spellStart"/>
      <w:r>
        <w:rPr>
          <w:lang w:val="en-US"/>
        </w:rPr>
        <w:t>br</w:t>
      </w:r>
      <w:proofErr w:type="spellEnd"/>
      <w:r w:rsidRPr="00E311B7">
        <w:t>&gt;</w:t>
      </w:r>
      <w:r>
        <w:t xml:space="preserve">, </w:t>
      </w:r>
      <w:r w:rsidRPr="00E311B7">
        <w:t>&lt;</w:t>
      </w:r>
      <w:proofErr w:type="spellStart"/>
      <w:r>
        <w:rPr>
          <w:lang w:val="en-US"/>
        </w:rPr>
        <w:t>hr</w:t>
      </w:r>
      <w:proofErr w:type="spellEnd"/>
      <w:r w:rsidRPr="00E311B7">
        <w:t>&gt;</w:t>
      </w:r>
      <w:r>
        <w:t xml:space="preserve"> и многие другие. Обычно такие теги </w:t>
      </w:r>
      <w:r w:rsidR="005C3D13">
        <w:t>рекомендуется</w:t>
      </w:r>
      <w:r>
        <w:t xml:space="preserve"> писать</w:t>
      </w:r>
      <w:r w:rsidR="005C3D13">
        <w:t xml:space="preserve"> аналогично &lt;</w:t>
      </w:r>
      <w:r w:rsidR="005C3D13" w:rsidRPr="005C3D13">
        <w:t>/</w:t>
      </w:r>
      <w:proofErr w:type="spellStart"/>
      <w:r w:rsidR="005C3D13">
        <w:rPr>
          <w:lang w:val="en-US"/>
        </w:rPr>
        <w:t>br</w:t>
      </w:r>
      <w:proofErr w:type="spellEnd"/>
      <w:r w:rsidR="005C3D13">
        <w:t>&gt;.</w:t>
      </w:r>
    </w:p>
    <w:p w:rsidR="00E17CB8" w:rsidRPr="00927CF2" w:rsidRDefault="005C3D13" w:rsidP="00BB2819">
      <w:pPr>
        <w:pStyle w:val="a3"/>
      </w:pPr>
      <w:r>
        <w:t>Регистр символов для отображения тегов не важен, однако консорциум WWW (W3C), который занимается стандартизацией спецификации HTML, рекомендует использовать теги в нижнем регистре.</w:t>
      </w:r>
    </w:p>
    <w:p w:rsidR="00BB2819" w:rsidRDefault="00BB2819" w:rsidP="00BB2819">
      <w:pPr>
        <w:pStyle w:val="a3"/>
      </w:pPr>
      <w:r>
        <w:t xml:space="preserve">Простейший </w:t>
      </w:r>
      <w:r>
        <w:rPr>
          <w:lang w:val="en-US"/>
        </w:rPr>
        <w:t>HTML</w:t>
      </w:r>
      <w:r>
        <w:t>-документ состоит из обязательных тегов, расположенных в строго определенном порядке</w:t>
      </w:r>
      <w:r w:rsidRPr="00BB2819">
        <w:t>:</w:t>
      </w:r>
    </w:p>
    <w:p w:rsidR="00BB2819" w:rsidRPr="00BB2819" w:rsidRDefault="00397BDC" w:rsidP="00397BDC">
      <w:pPr>
        <w:pStyle w:val="a3"/>
        <w:numPr>
          <w:ilvl w:val="0"/>
          <w:numId w:val="17"/>
        </w:numPr>
      </w:pPr>
      <w:proofErr w:type="spellStart"/>
      <w:r>
        <w:t>html</w:t>
      </w:r>
      <w:proofErr w:type="spellEnd"/>
      <w:r w:rsidR="00BB2819">
        <w:t xml:space="preserve"> -</w:t>
      </w:r>
      <w:r w:rsidR="00BB2819" w:rsidRPr="00BB2819">
        <w:t xml:space="preserve"> определяет начало и конец HTML-страницы.</w:t>
      </w:r>
    </w:p>
    <w:p w:rsidR="00BB2819" w:rsidRPr="00BB2819" w:rsidRDefault="00397BDC" w:rsidP="00397BDC">
      <w:pPr>
        <w:pStyle w:val="a3"/>
        <w:numPr>
          <w:ilvl w:val="0"/>
          <w:numId w:val="17"/>
        </w:numPr>
      </w:pPr>
      <w:proofErr w:type="spellStart"/>
      <w:r>
        <w:t>head</w:t>
      </w:r>
      <w:proofErr w:type="spellEnd"/>
      <w:r w:rsidR="00BB2819">
        <w:t xml:space="preserve"> -</w:t>
      </w:r>
      <w:r w:rsidR="00BB2819" w:rsidRPr="00BB2819">
        <w:t xml:space="preserve"> определяет головную часть HTML-страницы.</w:t>
      </w:r>
      <w:r w:rsidR="00BB2819">
        <w:t xml:space="preserve"> Содержимое данного тега не отображается непосредственно в браузере (за исключением вложенного тега </w:t>
      </w:r>
      <w:r>
        <w:rPr>
          <w:lang w:val="en-US"/>
        </w:rPr>
        <w:t>title</w:t>
      </w:r>
      <w:r w:rsidR="00BB2819">
        <w:t>), а призвано помочь браузеру в работе с данными</w:t>
      </w:r>
      <w:r w:rsidR="00BC13B0">
        <w:t>.</w:t>
      </w:r>
    </w:p>
    <w:p w:rsidR="00BB2819" w:rsidRPr="00BB2819" w:rsidRDefault="00397BDC" w:rsidP="00397BDC">
      <w:pPr>
        <w:pStyle w:val="a3"/>
        <w:numPr>
          <w:ilvl w:val="0"/>
          <w:numId w:val="17"/>
        </w:numPr>
      </w:pPr>
      <w:proofErr w:type="gramStart"/>
      <w:r>
        <w:rPr>
          <w:lang w:val="en-US"/>
        </w:rPr>
        <w:t>title</w:t>
      </w:r>
      <w:proofErr w:type="gramEnd"/>
      <w:r w:rsidR="00BB2819">
        <w:t xml:space="preserve"> -</w:t>
      </w:r>
      <w:r w:rsidR="00BB2819" w:rsidRPr="00BB2819">
        <w:t xml:space="preserve"> содержит название HTML-страницы.</w:t>
      </w:r>
    </w:p>
    <w:p w:rsidR="00BB2819" w:rsidRDefault="00397BDC" w:rsidP="00397BDC">
      <w:pPr>
        <w:pStyle w:val="a3"/>
        <w:numPr>
          <w:ilvl w:val="0"/>
          <w:numId w:val="17"/>
        </w:numPr>
      </w:pPr>
      <w:proofErr w:type="gramStart"/>
      <w:r>
        <w:rPr>
          <w:lang w:val="en-US"/>
        </w:rPr>
        <w:lastRenderedPageBreak/>
        <w:t>body</w:t>
      </w:r>
      <w:proofErr w:type="gramEnd"/>
      <w:r w:rsidR="00BB2819">
        <w:t xml:space="preserve"> – тело документа, т.е. отображаемая в окне браузера информация.</w:t>
      </w:r>
    </w:p>
    <w:p w:rsidR="00BC13B0" w:rsidRDefault="00BC13B0" w:rsidP="00BB2819">
      <w:pPr>
        <w:pStyle w:val="a3"/>
      </w:pPr>
      <w:r>
        <w:t xml:space="preserve">В настоящее время существует огромное количество </w:t>
      </w:r>
      <w:r w:rsidR="00C126E2">
        <w:rPr>
          <w:lang w:val="en-US"/>
        </w:rPr>
        <w:t>HTML</w:t>
      </w:r>
      <w:r w:rsidRPr="00BC13B0">
        <w:t>-</w:t>
      </w:r>
      <w:r>
        <w:t xml:space="preserve">тегов, </w:t>
      </w:r>
      <w:proofErr w:type="gramStart"/>
      <w:r>
        <w:t>помогающих</w:t>
      </w:r>
      <w:proofErr w:type="gramEnd"/>
      <w:r>
        <w:t xml:space="preserve"> реализовать самые разнообразные идеи.</w:t>
      </w:r>
      <w:r w:rsidR="00123F14">
        <w:t xml:space="preserve"> В Интернете можно найти большое количество </w:t>
      </w:r>
      <w:r w:rsidR="00123F14">
        <w:rPr>
          <w:lang w:val="en-US"/>
        </w:rPr>
        <w:t>html</w:t>
      </w:r>
      <w:r w:rsidR="00123F14">
        <w:t xml:space="preserve">-справочников и таблиц основным </w:t>
      </w:r>
      <w:r w:rsidR="00C126E2">
        <w:rPr>
          <w:lang w:val="en-US"/>
        </w:rPr>
        <w:t>HTML</w:t>
      </w:r>
      <w:r w:rsidR="00123F14">
        <w:t>-тегов.</w:t>
      </w:r>
    </w:p>
    <w:p w:rsidR="00837DEC" w:rsidRPr="00507449" w:rsidRDefault="00C126E2" w:rsidP="00F635BB">
      <w:pPr>
        <w:pStyle w:val="a3"/>
      </w:pPr>
      <w:r>
        <w:t>Для наиболее удобного управления внешним видом элементов существуют каскадные таблицы стилей –</w:t>
      </w:r>
      <w:r w:rsidRPr="00C126E2">
        <w:t xml:space="preserve"> </w:t>
      </w:r>
      <w:r>
        <w:rPr>
          <w:lang w:val="en-US"/>
        </w:rPr>
        <w:t>CSS</w:t>
      </w:r>
      <w:r>
        <w:t>. Данная технология позволяет задать параметры внешнего вида необходимых элементов. Так, например, в случае</w:t>
      </w:r>
      <w:ins w:id="34" w:author="Павел Овчинников" w:date="2017-06-05T17:10:00Z">
        <w:r w:rsidR="002A68AE">
          <w:t>,</w:t>
        </w:r>
      </w:ins>
      <w:r>
        <w:t xml:space="preserve"> если необходимо выдержать несколько абзацев текста в одном стиле, совершенно не обязательно прописывать одн</w:t>
      </w:r>
      <w:del w:id="35" w:author="Павел Овчинников" w:date="2017-06-05T17:11:00Z">
        <w:r w:rsidDel="002A68AE">
          <w:delText xml:space="preserve">о и тоже </w:delText>
        </w:r>
      </w:del>
      <w:ins w:id="36" w:author="Павел Овчинников" w:date="2017-06-05T17:11:00Z">
        <w:r w:rsidR="002A68AE">
          <w:t xml:space="preserve">и </w:t>
        </w:r>
        <w:proofErr w:type="gramStart"/>
        <w:r w:rsidR="002A68AE">
          <w:t>и</w:t>
        </w:r>
        <w:proofErr w:type="gramEnd"/>
        <w:r w:rsidR="002A68AE">
          <w:t xml:space="preserve"> те же свойства </w:t>
        </w:r>
      </w:ins>
      <w:r>
        <w:t xml:space="preserve">для каждого абзаца, а достаточно привести </w:t>
      </w:r>
      <w:del w:id="37" w:author="Павел Овчинников" w:date="2017-06-05T17:11:00Z">
        <w:r w:rsidDel="002A68AE">
          <w:delText xml:space="preserve">необходимые </w:delText>
        </w:r>
      </w:del>
      <w:ins w:id="38" w:author="Павел Овчинников" w:date="2017-06-05T17:11:00Z">
        <w:r w:rsidR="002A68AE">
          <w:t>их</w:t>
        </w:r>
      </w:ins>
      <w:del w:id="39" w:author="Павел Овчинников" w:date="2017-06-05T17:11:00Z">
        <w:r w:rsidDel="002A68AE">
          <w:delText>параметры</w:delText>
        </w:r>
      </w:del>
      <w:r>
        <w:t xml:space="preserve"> в </w:t>
      </w:r>
      <w:r>
        <w:rPr>
          <w:lang w:val="en-US"/>
        </w:rPr>
        <w:t>CSS</w:t>
      </w:r>
      <w:r w:rsidRPr="00C126E2">
        <w:t>-</w:t>
      </w:r>
      <w:r>
        <w:t xml:space="preserve">файле (или даже непосредственно в том же </w:t>
      </w:r>
      <w:r>
        <w:rPr>
          <w:lang w:val="en-US"/>
        </w:rPr>
        <w:t>HTML</w:t>
      </w:r>
      <w:r w:rsidRPr="00C126E2">
        <w:t>-</w:t>
      </w:r>
      <w:r>
        <w:t xml:space="preserve">документе), указав при этом, к каким элементам применяются указанные параметры. Для точного указания элементов, к которым применяется тот или иной стиль, используются так называемые селекторы – части </w:t>
      </w:r>
      <w:r>
        <w:rPr>
          <w:lang w:val="en-US"/>
        </w:rPr>
        <w:t>CSS</w:t>
      </w:r>
      <w:r>
        <w:t>-правила, указывающие браузеру конкретный элемент или группу элементов по определенному признаку – тег, класс, идентификатор и т.п.</w:t>
      </w:r>
    </w:p>
    <w:p w:rsidR="00397BDC" w:rsidRPr="00C126E2" w:rsidRDefault="00837DEC" w:rsidP="00F635BB">
      <w:pPr>
        <w:pStyle w:val="31"/>
      </w:pPr>
      <w:bookmarkStart w:id="40" w:name="_Toc483433794"/>
      <w:r w:rsidRPr="00FE6296">
        <w:t>1.4</w:t>
      </w:r>
      <w:r w:rsidR="00507449" w:rsidRPr="00FE6296">
        <w:t>.2</w:t>
      </w:r>
      <w:r w:rsidR="001D17B4" w:rsidRPr="00FE6296">
        <w:t>.</w:t>
      </w:r>
      <w:r w:rsidR="00507449" w:rsidRPr="00FE6296">
        <w:t xml:space="preserve"> </w:t>
      </w:r>
      <w:proofErr w:type="spellStart"/>
      <w:r w:rsidR="00397BDC" w:rsidRPr="00FE6296">
        <w:t>Java</w:t>
      </w:r>
      <w:r w:rsidR="00507449" w:rsidRPr="00FE6296">
        <w:t>Script</w:t>
      </w:r>
      <w:bookmarkEnd w:id="40"/>
      <w:proofErr w:type="spellEnd"/>
    </w:p>
    <w:p w:rsidR="002429B0" w:rsidRPr="002429B0" w:rsidRDefault="00397BDC" w:rsidP="002429B0">
      <w:pPr>
        <w:pStyle w:val="a3"/>
        <w:rPr>
          <w:rFonts w:asciiTheme="minorHAnsi" w:hAnsiTheme="minorHAnsi"/>
          <w:color w:val="333333"/>
          <w:sz w:val="24"/>
          <w:szCs w:val="24"/>
        </w:rPr>
      </w:pPr>
      <w:proofErr w:type="gramStart"/>
      <w:r>
        <w:rPr>
          <w:lang w:val="en-US" w:eastAsia="en-US"/>
        </w:rPr>
        <w:t>JavaScript</w:t>
      </w:r>
      <w:r w:rsidRPr="00397BDC">
        <w:rPr>
          <w:lang w:eastAsia="en-US"/>
        </w:rPr>
        <w:t xml:space="preserve"> </w:t>
      </w:r>
      <w:r>
        <w:rPr>
          <w:lang w:eastAsia="en-US"/>
        </w:rPr>
        <w:t>является сценарным языком программирования, широко применяющимся в веб-разработке, разработанный специально для приложений, работающих в сети интернет.</w:t>
      </w:r>
      <w:proofErr w:type="gramEnd"/>
      <w:r>
        <w:rPr>
          <w:lang w:eastAsia="en-US"/>
        </w:rPr>
        <w:t xml:space="preserve"> Данный язык вносит огромный вклад в создание ин</w:t>
      </w:r>
      <w:r w:rsidR="002429B0">
        <w:rPr>
          <w:lang w:eastAsia="en-US"/>
        </w:rPr>
        <w:t>терактивных динамических сайтов, так как позволяет вносить изменения в стили и содержание веб-страниц, отслеживать действия пользователя и реагировать на них, получить доступ к случайной части исходного кода страницы и многое другое.</w:t>
      </w:r>
      <w:r w:rsidR="002429B0" w:rsidRPr="002429B0">
        <w:rPr>
          <w:rFonts w:ascii="Helvetica" w:hAnsi="Helvetica"/>
          <w:color w:val="333333"/>
          <w:sz w:val="24"/>
          <w:szCs w:val="24"/>
        </w:rPr>
        <w:t xml:space="preserve"> </w:t>
      </w:r>
    </w:p>
    <w:p w:rsidR="002429B0" w:rsidRDefault="00397BDC" w:rsidP="00397BDC">
      <w:pPr>
        <w:pStyle w:val="a3"/>
        <w:rPr>
          <w:lang w:eastAsia="en-US"/>
        </w:rPr>
      </w:pPr>
      <w:r>
        <w:rPr>
          <w:lang w:eastAsia="en-US"/>
        </w:rPr>
        <w:t xml:space="preserve"> Инструкции этого языка выполняются на стороне клиента, т.е. в браузере. На данный момент </w:t>
      </w:r>
      <w:r w:rsidR="002429B0">
        <w:rPr>
          <w:lang w:eastAsia="en-US"/>
        </w:rPr>
        <w:t>ни один современный браузер не обходится без поддержки</w:t>
      </w:r>
      <w:r>
        <w:rPr>
          <w:lang w:eastAsia="en-US"/>
        </w:rPr>
        <w:t xml:space="preserve"> </w:t>
      </w:r>
      <w:r>
        <w:rPr>
          <w:lang w:val="en-US" w:eastAsia="en-US"/>
        </w:rPr>
        <w:t>JavaScript</w:t>
      </w:r>
      <w:r>
        <w:rPr>
          <w:lang w:eastAsia="en-US"/>
        </w:rPr>
        <w:t>.</w:t>
      </w:r>
    </w:p>
    <w:p w:rsidR="00397BDC" w:rsidRDefault="00397BDC" w:rsidP="00397BDC">
      <w:pPr>
        <w:pStyle w:val="a3"/>
        <w:rPr>
          <w:lang w:eastAsia="en-US"/>
        </w:rPr>
      </w:pPr>
      <w:r>
        <w:rPr>
          <w:lang w:eastAsia="en-US"/>
        </w:rPr>
        <w:t xml:space="preserve"> </w:t>
      </w:r>
      <w:proofErr w:type="gramStart"/>
      <w:r>
        <w:rPr>
          <w:lang w:val="en-US" w:eastAsia="en-US"/>
        </w:rPr>
        <w:t>JavaScript</w:t>
      </w:r>
      <w:r>
        <w:rPr>
          <w:lang w:eastAsia="en-US"/>
        </w:rPr>
        <w:t xml:space="preserve">-код представляет собой написанный по определенным правилам текстовый файл с расширение </w:t>
      </w:r>
      <w:r w:rsidRPr="00397BDC">
        <w:rPr>
          <w:lang w:eastAsia="en-US"/>
        </w:rPr>
        <w:t>.</w:t>
      </w:r>
      <w:proofErr w:type="spellStart"/>
      <w:r>
        <w:rPr>
          <w:lang w:val="en-US" w:eastAsia="en-US"/>
        </w:rPr>
        <w:t>js</w:t>
      </w:r>
      <w:proofErr w:type="spellEnd"/>
      <w:r>
        <w:rPr>
          <w:lang w:eastAsia="en-US"/>
        </w:rPr>
        <w:t>.</w:t>
      </w:r>
      <w:proofErr w:type="gramEnd"/>
      <w:r>
        <w:rPr>
          <w:lang w:eastAsia="en-US"/>
        </w:rPr>
        <w:t xml:space="preserve"> Программный код на данном </w:t>
      </w:r>
      <w:r>
        <w:rPr>
          <w:lang w:eastAsia="en-US"/>
        </w:rPr>
        <w:lastRenderedPageBreak/>
        <w:t>языке можно включить непосредственно внутрь</w:t>
      </w:r>
      <w:r w:rsidR="00745E8B" w:rsidRPr="00745E8B">
        <w:rPr>
          <w:lang w:eastAsia="en-US"/>
        </w:rPr>
        <w:t xml:space="preserve"> </w:t>
      </w:r>
      <w:r w:rsidR="00745E8B">
        <w:rPr>
          <w:lang w:val="en-US" w:eastAsia="en-US"/>
        </w:rPr>
        <w:t>HTML</w:t>
      </w:r>
      <w:r w:rsidRPr="00397BDC">
        <w:rPr>
          <w:lang w:eastAsia="en-US"/>
        </w:rPr>
        <w:t>-</w:t>
      </w:r>
      <w:r>
        <w:rPr>
          <w:lang w:eastAsia="en-US"/>
        </w:rPr>
        <w:t xml:space="preserve">документа либо сослаться на файл, его содержащий, </w:t>
      </w:r>
      <w:proofErr w:type="gramStart"/>
      <w:r>
        <w:rPr>
          <w:lang w:eastAsia="en-US"/>
        </w:rPr>
        <w:t xml:space="preserve">используя при этом тег </w:t>
      </w:r>
      <w:r w:rsidRPr="00397BDC">
        <w:rPr>
          <w:lang w:eastAsia="en-US"/>
        </w:rPr>
        <w:t>&lt;</w:t>
      </w:r>
      <w:r>
        <w:rPr>
          <w:lang w:val="en-US" w:eastAsia="en-US"/>
        </w:rPr>
        <w:t>script</w:t>
      </w:r>
      <w:proofErr w:type="gramEnd"/>
      <w:r w:rsidRPr="00397BDC">
        <w:rPr>
          <w:lang w:eastAsia="en-US"/>
        </w:rPr>
        <w:t>&gt;.</w:t>
      </w:r>
    </w:p>
    <w:p w:rsidR="00354195" w:rsidRDefault="00354195" w:rsidP="00397BDC">
      <w:pPr>
        <w:pStyle w:val="a3"/>
        <w:rPr>
          <w:lang w:eastAsia="en-US"/>
        </w:rPr>
      </w:pPr>
      <w:r>
        <w:rPr>
          <w:lang w:eastAsia="en-US"/>
        </w:rPr>
        <w:t>Данный язык программирования постоянно совершенствуется, имеет огромное количество библиотек для решения самых разнообразных задач, удобен и практичен в использовании, прост в понимании.</w:t>
      </w:r>
    </w:p>
    <w:p w:rsidR="00837DEC" w:rsidRPr="002649F1" w:rsidRDefault="00354195" w:rsidP="00F635BB">
      <w:pPr>
        <w:pStyle w:val="a3"/>
        <w:rPr>
          <w:lang w:eastAsia="en-US"/>
        </w:rPr>
      </w:pPr>
      <w:r>
        <w:rPr>
          <w:lang w:eastAsia="en-US"/>
        </w:rPr>
        <w:t xml:space="preserve">Одной из самых популярных и используемых библиотек является </w:t>
      </w:r>
      <w:r>
        <w:rPr>
          <w:lang w:val="en-US" w:eastAsia="en-US"/>
        </w:rPr>
        <w:t>jQuery</w:t>
      </w:r>
      <w:r w:rsidRPr="00354195">
        <w:rPr>
          <w:lang w:eastAsia="en-US"/>
        </w:rPr>
        <w:t xml:space="preserve"> </w:t>
      </w:r>
      <w:r w:rsidR="00F80F2B">
        <w:rPr>
          <w:lang w:eastAsia="en-US"/>
        </w:rPr>
        <w:t>–</w:t>
      </w:r>
      <w:r>
        <w:rPr>
          <w:lang w:eastAsia="en-US"/>
        </w:rPr>
        <w:t xml:space="preserve"> </w:t>
      </w:r>
      <w:r w:rsidR="00F80F2B">
        <w:rPr>
          <w:lang w:eastAsia="en-US"/>
        </w:rPr>
        <w:t xml:space="preserve">фокусирующаяся на взаимодействии </w:t>
      </w:r>
      <w:r w:rsidR="00F80F2B">
        <w:rPr>
          <w:lang w:val="en-US" w:eastAsia="en-US"/>
        </w:rPr>
        <w:t>JavaScript</w:t>
      </w:r>
      <w:r w:rsidR="00F80F2B" w:rsidRPr="00F80F2B">
        <w:rPr>
          <w:lang w:eastAsia="en-US"/>
        </w:rPr>
        <w:t xml:space="preserve"> </w:t>
      </w:r>
      <w:r w:rsidR="00F80F2B">
        <w:rPr>
          <w:lang w:eastAsia="en-US"/>
        </w:rPr>
        <w:t xml:space="preserve">и </w:t>
      </w:r>
      <w:r w:rsidR="00F80F2B">
        <w:rPr>
          <w:lang w:val="en-US" w:eastAsia="en-US"/>
        </w:rPr>
        <w:t>HTML</w:t>
      </w:r>
      <w:r w:rsidR="00F80F2B">
        <w:rPr>
          <w:lang w:eastAsia="en-US"/>
        </w:rPr>
        <w:t xml:space="preserve">, значительно упрощающая </w:t>
      </w:r>
      <w:r w:rsidR="002059A8">
        <w:rPr>
          <w:lang w:eastAsia="en-US"/>
        </w:rPr>
        <w:t xml:space="preserve">и ускоряющая </w:t>
      </w:r>
      <w:r w:rsidR="00F80F2B">
        <w:rPr>
          <w:lang w:eastAsia="en-US"/>
        </w:rPr>
        <w:t>разработку веб-приложений и делающая синтаксис кода еще более понятным и прозрачным.</w:t>
      </w:r>
      <w:r w:rsidR="002059A8">
        <w:rPr>
          <w:lang w:eastAsia="en-US"/>
        </w:rPr>
        <w:t xml:space="preserve"> Данная библиотека является </w:t>
      </w:r>
      <w:proofErr w:type="spellStart"/>
      <w:r w:rsidR="002059A8">
        <w:rPr>
          <w:lang w:eastAsia="en-US"/>
        </w:rPr>
        <w:t>кроссбраузерной</w:t>
      </w:r>
      <w:proofErr w:type="spellEnd"/>
      <w:r w:rsidR="002059A8">
        <w:rPr>
          <w:lang w:eastAsia="en-US"/>
        </w:rPr>
        <w:t xml:space="preserve">, т.е. будет работать на любом браузере почти со 100% вероятностью. Библиотека </w:t>
      </w:r>
      <w:r w:rsidR="002059A8">
        <w:rPr>
          <w:lang w:val="en-US" w:eastAsia="en-US"/>
        </w:rPr>
        <w:t>jQuery</w:t>
      </w:r>
      <w:r w:rsidR="002059A8" w:rsidRPr="002059A8">
        <w:rPr>
          <w:lang w:eastAsia="en-US"/>
        </w:rPr>
        <w:t xml:space="preserve"> </w:t>
      </w:r>
      <w:r w:rsidR="002059A8">
        <w:rPr>
          <w:lang w:eastAsia="en-US"/>
        </w:rPr>
        <w:t xml:space="preserve">хорошо зарекомендовала себя, постоянно обновляется и дополняется, пользуется популярности у множества программистов, а также в признанных мировых компаниях, таких как </w:t>
      </w:r>
      <w:r w:rsidR="002059A8">
        <w:rPr>
          <w:lang w:val="en-US" w:eastAsia="en-US"/>
        </w:rPr>
        <w:t>Microsoft</w:t>
      </w:r>
      <w:r w:rsidR="002059A8">
        <w:rPr>
          <w:lang w:eastAsia="en-US"/>
        </w:rPr>
        <w:t xml:space="preserve"> и </w:t>
      </w:r>
      <w:r w:rsidR="002059A8">
        <w:rPr>
          <w:lang w:val="en-US" w:eastAsia="en-US"/>
        </w:rPr>
        <w:t>Google</w:t>
      </w:r>
      <w:r w:rsidR="002059A8">
        <w:rPr>
          <w:lang w:eastAsia="en-US"/>
        </w:rPr>
        <w:t>.</w:t>
      </w:r>
    </w:p>
    <w:p w:rsidR="00397BDC" w:rsidRPr="002429B0" w:rsidRDefault="00837DEC" w:rsidP="00F635BB">
      <w:pPr>
        <w:pStyle w:val="31"/>
      </w:pPr>
      <w:bookmarkStart w:id="41" w:name="_Toc483433795"/>
      <w:r w:rsidRPr="00FE6296">
        <w:t>1.4</w:t>
      </w:r>
      <w:r w:rsidR="002649F1" w:rsidRPr="00FE6296">
        <w:t>.3. PHP</w:t>
      </w:r>
      <w:bookmarkEnd w:id="41"/>
    </w:p>
    <w:p w:rsidR="00BB2819" w:rsidRDefault="006A7F85" w:rsidP="00E17CB8">
      <w:pPr>
        <w:pStyle w:val="a3"/>
      </w:pPr>
      <w:proofErr w:type="gramStart"/>
      <w:r>
        <w:rPr>
          <w:lang w:val="en-US"/>
        </w:rPr>
        <w:t>PHP</w:t>
      </w:r>
      <w:r w:rsidRPr="006A7F85">
        <w:t xml:space="preserve"> </w:t>
      </w:r>
      <w:r>
        <w:t>является скриптовым языком, широко применяемым при веб-разработке.</w:t>
      </w:r>
      <w:proofErr w:type="gramEnd"/>
      <w:r>
        <w:t xml:space="preserve"> В отличи</w:t>
      </w:r>
      <w:proofErr w:type="gramStart"/>
      <w:r>
        <w:t>и</w:t>
      </w:r>
      <w:proofErr w:type="gramEnd"/>
      <w:r>
        <w:t xml:space="preserve"> от уже рассмотренного </w:t>
      </w:r>
      <w:r>
        <w:rPr>
          <w:lang w:val="en-US"/>
        </w:rPr>
        <w:t>JavaScript</w:t>
      </w:r>
      <w:r>
        <w:t xml:space="preserve">, </w:t>
      </w:r>
      <w:r>
        <w:rPr>
          <w:lang w:val="en-US"/>
        </w:rPr>
        <w:t>PHP</w:t>
      </w:r>
      <w:r>
        <w:t xml:space="preserve"> работает не на стороне клиента (браузера), а на стороне сервера, являясь таким образом серверным языком. При загрузке обычной </w:t>
      </w:r>
      <w:r>
        <w:rPr>
          <w:lang w:val="en-US"/>
        </w:rPr>
        <w:t>HTML</w:t>
      </w:r>
      <w:r>
        <w:t xml:space="preserve">-страницы ее код сразу интерпретируется браузером и представляется пользователю. В случае с включением </w:t>
      </w:r>
      <w:r>
        <w:rPr>
          <w:lang w:val="en-US"/>
        </w:rPr>
        <w:t>PHP</w:t>
      </w:r>
      <w:r w:rsidRPr="006A7F85">
        <w:t xml:space="preserve"> </w:t>
      </w:r>
      <w:r>
        <w:t>скрипта, код сначала обрабатывается и выполняется сервером, и только потом результат выполнения интерпретируется клиентской стороной по описанным процедурам и правилам.</w:t>
      </w:r>
    </w:p>
    <w:p w:rsidR="006A7F85" w:rsidRDefault="006A7F85" w:rsidP="00E17CB8">
      <w:pPr>
        <w:pStyle w:val="a3"/>
      </w:pPr>
      <w:r w:rsidRPr="006A7F85">
        <w:t>Данн</w:t>
      </w:r>
      <w:r>
        <w:t>ы</w:t>
      </w:r>
      <w:r w:rsidRPr="006A7F85">
        <w:t xml:space="preserve">й язык предоставляет огромные возможности для создания динамических страниц, т.е. </w:t>
      </w:r>
      <w:r>
        <w:t xml:space="preserve">страниц, содержимое которых изменяется при наличии определенных условий. </w:t>
      </w:r>
      <w:proofErr w:type="gramStart"/>
      <w:r>
        <w:rPr>
          <w:lang w:val="en-US"/>
        </w:rPr>
        <w:t>PHP</w:t>
      </w:r>
      <w:r w:rsidRPr="006A7F85">
        <w:t xml:space="preserve"> </w:t>
      </w:r>
      <w:r>
        <w:t xml:space="preserve">прекрасно взаимодействует с </w:t>
      </w:r>
      <w:r>
        <w:rPr>
          <w:lang w:val="en-US"/>
        </w:rPr>
        <w:t>HTML</w:t>
      </w:r>
      <w:r>
        <w:t>-кодом страницы.</w:t>
      </w:r>
      <w:proofErr w:type="gramEnd"/>
      <w:r>
        <w:t xml:space="preserve"> Можно как включить </w:t>
      </w:r>
      <w:r>
        <w:rPr>
          <w:lang w:val="en-US"/>
        </w:rPr>
        <w:t>PHP</w:t>
      </w:r>
      <w:r>
        <w:t xml:space="preserve">-код в </w:t>
      </w:r>
      <w:r>
        <w:rPr>
          <w:lang w:val="en-US"/>
        </w:rPr>
        <w:t>HTML</w:t>
      </w:r>
      <w:r>
        <w:t xml:space="preserve">-код страницы, так и выводить </w:t>
      </w:r>
      <w:r>
        <w:rPr>
          <w:lang w:val="en-US"/>
        </w:rPr>
        <w:t>HTML</w:t>
      </w:r>
      <w:r>
        <w:t xml:space="preserve">-разметку при помощи </w:t>
      </w:r>
      <w:r>
        <w:rPr>
          <w:lang w:val="en-US"/>
        </w:rPr>
        <w:t>PHP</w:t>
      </w:r>
      <w:r>
        <w:t>-кода.</w:t>
      </w:r>
    </w:p>
    <w:p w:rsidR="0099507E" w:rsidRDefault="0099507E" w:rsidP="00E17CB8">
      <w:pPr>
        <w:pStyle w:val="a3"/>
      </w:pPr>
      <w:r>
        <w:lastRenderedPageBreak/>
        <w:t xml:space="preserve">Использование </w:t>
      </w:r>
      <w:r>
        <w:rPr>
          <w:lang w:val="en-US"/>
        </w:rPr>
        <w:t>PHP</w:t>
      </w:r>
      <w:r w:rsidRPr="0099507E">
        <w:t>-</w:t>
      </w:r>
      <w:r>
        <w:t>кода позволяет создавать действительно мощные сайты с возможностью продумывания и реализации «поведения» сайта.</w:t>
      </w:r>
    </w:p>
    <w:p w:rsidR="0099507E" w:rsidRDefault="0099507E" w:rsidP="00E17CB8">
      <w:pPr>
        <w:pStyle w:val="a3"/>
      </w:pPr>
      <w:r>
        <w:t xml:space="preserve">Огромную роль </w:t>
      </w:r>
      <w:r>
        <w:rPr>
          <w:lang w:val="en-US"/>
        </w:rPr>
        <w:t>PHP</w:t>
      </w:r>
      <w:r w:rsidR="00580A2A">
        <w:t xml:space="preserve"> играет и при </w:t>
      </w:r>
      <w:r>
        <w:t>взаим</w:t>
      </w:r>
      <w:r w:rsidR="00580A2A">
        <w:t>одействии</w:t>
      </w:r>
      <w:r>
        <w:t xml:space="preserve"> сайта с базой данных, так как при создании динамических страниц данные удобнее хранить именно в них, а не как в случае </w:t>
      </w:r>
      <w:r w:rsidR="00580A2A">
        <w:t>со статичными страницами</w:t>
      </w:r>
      <w:r>
        <w:t xml:space="preserve"> непосредственно в </w:t>
      </w:r>
      <w:r>
        <w:rPr>
          <w:lang w:val="en-US"/>
        </w:rPr>
        <w:t>HTML</w:t>
      </w:r>
      <w:r w:rsidRPr="0099507E">
        <w:t>-коде.</w:t>
      </w:r>
      <w:r>
        <w:t xml:space="preserve"> В подавляющем большинстве случаев осуществляется работа именно с </w:t>
      </w:r>
      <w:r>
        <w:rPr>
          <w:lang w:val="en-US"/>
        </w:rPr>
        <w:t>MySQL</w:t>
      </w:r>
      <w:r>
        <w:t xml:space="preserve">. </w:t>
      </w:r>
    </w:p>
    <w:p w:rsidR="0099507E" w:rsidRDefault="0099507E" w:rsidP="00E17CB8">
      <w:pPr>
        <w:pStyle w:val="a3"/>
      </w:pPr>
      <w:proofErr w:type="gramStart"/>
      <w:r>
        <w:rPr>
          <w:lang w:val="en-US"/>
        </w:rPr>
        <w:t>PHP</w:t>
      </w:r>
      <w:r w:rsidRPr="0099507E">
        <w:t xml:space="preserve"> </w:t>
      </w:r>
      <w:r>
        <w:t>активно используется при разработке форм обратной связи, панелей администратора, возможностей регистрации, авторизации и комментирования, поиска по сайту, при работе с файлами и папками и во многих других случаях.</w:t>
      </w:r>
      <w:proofErr w:type="gramEnd"/>
    </w:p>
    <w:p w:rsidR="00F77696" w:rsidRDefault="0099507E" w:rsidP="00F635BB">
      <w:pPr>
        <w:pStyle w:val="a3"/>
      </w:pPr>
      <w:r>
        <w:t>Данный язык программирования завоевал огромную популярность благодаря своей простоте, функциональности, скорости выполнения и расширяемости. Огромным плюсом является свободное распространение исходных кодов.</w:t>
      </w:r>
    </w:p>
    <w:p w:rsidR="0099507E" w:rsidRPr="00927CF2" w:rsidRDefault="00837DEC" w:rsidP="00F635BB">
      <w:pPr>
        <w:pStyle w:val="31"/>
      </w:pPr>
      <w:bookmarkStart w:id="42" w:name="_Toc483433796"/>
      <w:r w:rsidRPr="00FE6296">
        <w:t>1.4</w:t>
      </w:r>
      <w:r w:rsidR="0099507E" w:rsidRPr="00FE6296">
        <w:t xml:space="preserve">.4. </w:t>
      </w:r>
      <w:proofErr w:type="spellStart"/>
      <w:r w:rsidR="0099507E" w:rsidRPr="00FE6296">
        <w:t>P</w:t>
      </w:r>
      <w:r w:rsidR="006F7F7C" w:rsidRPr="00FE6296">
        <w:t>HP</w:t>
      </w:r>
      <w:r w:rsidR="0099507E" w:rsidRPr="00FE6296">
        <w:t>MyAdmin</w:t>
      </w:r>
      <w:bookmarkEnd w:id="42"/>
      <w:proofErr w:type="spellEnd"/>
    </w:p>
    <w:p w:rsidR="0099507E" w:rsidRPr="006F7F7C" w:rsidRDefault="006F7F7C" w:rsidP="006F7F7C">
      <w:pPr>
        <w:pStyle w:val="a3"/>
      </w:pPr>
      <w:proofErr w:type="spellStart"/>
      <w:proofErr w:type="gramStart"/>
      <w:r>
        <w:rPr>
          <w:lang w:val="en-US" w:eastAsia="en-US"/>
        </w:rPr>
        <w:t>PHPMyAdmin</w:t>
      </w:r>
      <w:proofErr w:type="spellEnd"/>
      <w:r>
        <w:rPr>
          <w:lang w:eastAsia="en-US"/>
        </w:rPr>
        <w:t xml:space="preserve"> является веб-приложением</w:t>
      </w:r>
      <w:ins w:id="43" w:author="Павел Овчинников" w:date="2017-06-05T17:11:00Z">
        <w:r w:rsidR="00303C40">
          <w:rPr>
            <w:lang w:eastAsia="en-US"/>
          </w:rPr>
          <w:t>,</w:t>
        </w:r>
      </w:ins>
      <w:r>
        <w:rPr>
          <w:lang w:eastAsia="en-US"/>
        </w:rPr>
        <w:t xml:space="preserve"> представляющ</w:t>
      </w:r>
      <w:ins w:id="44" w:author="Павел Овчинников" w:date="2017-06-05T17:11:00Z">
        <w:r w:rsidR="00303C40">
          <w:rPr>
            <w:lang w:eastAsia="en-US"/>
          </w:rPr>
          <w:t>им</w:t>
        </w:r>
      </w:ins>
      <w:del w:id="45" w:author="Павел Овчинников" w:date="2017-06-05T17:11:00Z">
        <w:r w:rsidDel="00303C40">
          <w:rPr>
            <w:lang w:eastAsia="en-US"/>
          </w:rPr>
          <w:delText>ее</w:delText>
        </w:r>
      </w:del>
      <w:r>
        <w:rPr>
          <w:lang w:eastAsia="en-US"/>
        </w:rPr>
        <w:t xml:space="preserve"> собой интерфейс для администрирования систем</w:t>
      </w:r>
      <w:ins w:id="46" w:author="Павел Овчинников" w:date="2017-06-05T17:12:00Z">
        <w:r w:rsidR="00303C40">
          <w:rPr>
            <w:lang w:eastAsia="en-US"/>
          </w:rPr>
          <w:t>ы</w:t>
        </w:r>
      </w:ins>
      <w:del w:id="47" w:author="Павел Овчинников" w:date="2017-06-05T17:12:00Z">
        <w:r w:rsidDel="00303C40">
          <w:rPr>
            <w:lang w:eastAsia="en-US"/>
          </w:rPr>
          <w:delText>ой</w:delText>
        </w:r>
      </w:del>
      <w:r>
        <w:rPr>
          <w:lang w:eastAsia="en-US"/>
        </w:rPr>
        <w:t xml:space="preserve"> управления базами данных </w:t>
      </w:r>
      <w:proofErr w:type="spellStart"/>
      <w:r w:rsidRPr="006F7F7C">
        <w:t>MySQL</w:t>
      </w:r>
      <w:proofErr w:type="spellEnd"/>
      <w:r w:rsidRPr="006F7F7C">
        <w:t>.</w:t>
      </w:r>
      <w:proofErr w:type="gramEnd"/>
    </w:p>
    <w:p w:rsidR="006F7F7C" w:rsidRDefault="006F7F7C" w:rsidP="006F7F7C">
      <w:pPr>
        <w:pStyle w:val="a3"/>
      </w:pPr>
      <w:r w:rsidRPr="006F7F7C">
        <w:t>База данных</w:t>
      </w:r>
      <w:r w:rsidRPr="006F7F7C">
        <w:rPr>
          <w:rStyle w:val="apple-converted-space"/>
        </w:rPr>
        <w:t> </w:t>
      </w:r>
      <w:r>
        <w:t>- комплекс данных,</w:t>
      </w:r>
      <w:r w:rsidRPr="006F7F7C">
        <w:t xml:space="preserve"> структурирован</w:t>
      </w:r>
      <w:r>
        <w:t>н</w:t>
      </w:r>
      <w:r w:rsidRPr="006F7F7C">
        <w:t>ы</w:t>
      </w:r>
      <w:r>
        <w:t>х</w:t>
      </w:r>
      <w:r w:rsidRPr="006F7F7C">
        <w:t xml:space="preserve"> и взаимосвязан</w:t>
      </w:r>
      <w:r>
        <w:t>н</w:t>
      </w:r>
      <w:r w:rsidRPr="006F7F7C">
        <w:t>ы</w:t>
      </w:r>
      <w:r>
        <w:t>х</w:t>
      </w:r>
      <w:r w:rsidRPr="006F7F7C">
        <w:t xml:space="preserve"> между собой</w:t>
      </w:r>
      <w:r>
        <w:t>. В свою оче</w:t>
      </w:r>
      <w:r w:rsidRPr="006F7F7C">
        <w:t>редь СУБД представляет собой комплекс языковых и программных средств,</w:t>
      </w:r>
      <w:r>
        <w:t xml:space="preserve"> обеспечивающих</w:t>
      </w:r>
      <w:r w:rsidRPr="006F7F7C">
        <w:t xml:space="preserve"> управление созданием и использованием баз данных.</w:t>
      </w:r>
    </w:p>
    <w:p w:rsidR="006F7F7C" w:rsidRDefault="006F7F7C" w:rsidP="006F7F7C">
      <w:pPr>
        <w:pStyle w:val="a3"/>
        <w:rPr>
          <w:lang w:eastAsia="en-US"/>
        </w:rPr>
      </w:pPr>
      <w:r>
        <w:rPr>
          <w:lang w:eastAsia="en-US"/>
        </w:rPr>
        <w:t xml:space="preserve">СУБД </w:t>
      </w:r>
      <w:r>
        <w:rPr>
          <w:lang w:val="en-US" w:eastAsia="en-US"/>
        </w:rPr>
        <w:t>MySQL</w:t>
      </w:r>
      <w:r>
        <w:rPr>
          <w:lang w:eastAsia="en-US"/>
        </w:rPr>
        <w:t xml:space="preserve"> является одной из самых распространенных в мире, способна работать с такими языками программирования как </w:t>
      </w:r>
      <w:r>
        <w:rPr>
          <w:lang w:val="en-US" w:eastAsia="en-US"/>
        </w:rPr>
        <w:t>PHP</w:t>
      </w:r>
      <w:r w:rsidRPr="006F7F7C">
        <w:rPr>
          <w:lang w:eastAsia="en-US"/>
        </w:rPr>
        <w:t xml:space="preserve">, </w:t>
      </w:r>
      <w:r>
        <w:rPr>
          <w:lang w:val="en-US" w:eastAsia="en-US"/>
        </w:rPr>
        <w:t>Java</w:t>
      </w:r>
      <w:r w:rsidRPr="006F7F7C">
        <w:rPr>
          <w:lang w:eastAsia="en-US"/>
        </w:rPr>
        <w:t>,</w:t>
      </w:r>
      <w:r>
        <w:rPr>
          <w:lang w:eastAsia="en-US"/>
        </w:rPr>
        <w:t xml:space="preserve"> </w:t>
      </w:r>
      <w:r>
        <w:rPr>
          <w:lang w:val="en-US" w:eastAsia="en-US"/>
        </w:rPr>
        <w:t>Perl</w:t>
      </w:r>
      <w:r>
        <w:rPr>
          <w:lang w:eastAsia="en-US"/>
        </w:rPr>
        <w:t xml:space="preserve"> и другими. Доступ к данным СУБД осуществляется посредством специального языка – </w:t>
      </w:r>
      <w:r>
        <w:rPr>
          <w:lang w:val="en-US" w:eastAsia="en-US"/>
        </w:rPr>
        <w:t>SQL</w:t>
      </w:r>
      <w:r w:rsidRPr="006F7F7C">
        <w:rPr>
          <w:lang w:eastAsia="en-US"/>
        </w:rPr>
        <w:t>.</w:t>
      </w:r>
    </w:p>
    <w:p w:rsidR="00213FB7" w:rsidRPr="00213FB7" w:rsidRDefault="00213FB7" w:rsidP="006F7F7C">
      <w:pPr>
        <w:pStyle w:val="a3"/>
        <w:rPr>
          <w:lang w:eastAsia="en-US"/>
        </w:rPr>
      </w:pPr>
      <w:r>
        <w:rPr>
          <w:lang w:eastAsia="en-US"/>
        </w:rPr>
        <w:t xml:space="preserve">Подавляющим большинством сайтов активно и успешно используется связка </w:t>
      </w:r>
      <w:r>
        <w:rPr>
          <w:lang w:val="en-US" w:eastAsia="en-US"/>
        </w:rPr>
        <w:t>PHP</w:t>
      </w:r>
      <w:r>
        <w:rPr>
          <w:lang w:eastAsia="en-US"/>
        </w:rPr>
        <w:t xml:space="preserve"> и </w:t>
      </w:r>
      <w:r>
        <w:rPr>
          <w:lang w:val="en-US" w:eastAsia="en-US"/>
        </w:rPr>
        <w:t>MySQL</w:t>
      </w:r>
      <w:r>
        <w:rPr>
          <w:lang w:eastAsia="en-US"/>
        </w:rPr>
        <w:t xml:space="preserve">. </w:t>
      </w:r>
    </w:p>
    <w:p w:rsidR="006F7F7C" w:rsidRDefault="006F7F7C" w:rsidP="006F7F7C">
      <w:pPr>
        <w:pStyle w:val="a3"/>
        <w:rPr>
          <w:lang w:eastAsia="en-US"/>
        </w:rPr>
      </w:pPr>
      <w:r>
        <w:rPr>
          <w:lang w:eastAsia="en-US"/>
        </w:rPr>
        <w:lastRenderedPageBreak/>
        <w:t xml:space="preserve">На данный момент </w:t>
      </w:r>
      <w:proofErr w:type="spellStart"/>
      <w:r>
        <w:rPr>
          <w:lang w:val="en-US" w:eastAsia="en-US"/>
        </w:rPr>
        <w:t>PHPMyAdmin</w:t>
      </w:r>
      <w:proofErr w:type="spellEnd"/>
      <w:r>
        <w:rPr>
          <w:lang w:eastAsia="en-US"/>
        </w:rPr>
        <w:t xml:space="preserve"> является удобным и понятным средством работы с отдельными базами данных</w:t>
      </w:r>
      <w:r w:rsidR="00213FB7">
        <w:rPr>
          <w:lang w:eastAsia="en-US"/>
        </w:rPr>
        <w:t xml:space="preserve"> и таблицами</w:t>
      </w:r>
      <w:r>
        <w:rPr>
          <w:lang w:eastAsia="en-US"/>
        </w:rPr>
        <w:t xml:space="preserve"> или даже целыми серверами</w:t>
      </w:r>
      <w:r w:rsidR="00213FB7">
        <w:rPr>
          <w:lang w:eastAsia="en-US"/>
        </w:rPr>
        <w:t xml:space="preserve"> </w:t>
      </w:r>
      <w:r w:rsidR="00213FB7">
        <w:rPr>
          <w:lang w:val="en-US" w:eastAsia="en-US"/>
        </w:rPr>
        <w:t>MySQL</w:t>
      </w:r>
      <w:r>
        <w:rPr>
          <w:lang w:eastAsia="en-US"/>
        </w:rPr>
        <w:t xml:space="preserve">. Само приложение написано на любимом многими веб-разработчиками скриптовом языке </w:t>
      </w:r>
      <w:r>
        <w:rPr>
          <w:lang w:val="en-US" w:eastAsia="en-US"/>
        </w:rPr>
        <w:t>PHP</w:t>
      </w:r>
      <w:r>
        <w:rPr>
          <w:lang w:eastAsia="en-US"/>
        </w:rPr>
        <w:t>.</w:t>
      </w:r>
      <w:r w:rsidR="00213FB7">
        <w:rPr>
          <w:lang w:eastAsia="en-US"/>
        </w:rPr>
        <w:t xml:space="preserve"> В качестве языка работы с базами данных был выбран популярный и хорошо зарекомендовавший себя </w:t>
      </w:r>
      <w:r w:rsidR="00213FB7">
        <w:rPr>
          <w:lang w:val="en-US" w:eastAsia="en-US"/>
        </w:rPr>
        <w:t>SQL</w:t>
      </w:r>
      <w:r w:rsidR="00213FB7">
        <w:rPr>
          <w:lang w:eastAsia="en-US"/>
        </w:rPr>
        <w:t>.</w:t>
      </w:r>
    </w:p>
    <w:p w:rsidR="00213FB7" w:rsidRDefault="00213FB7" w:rsidP="006F7F7C">
      <w:pPr>
        <w:pStyle w:val="a3"/>
      </w:pPr>
      <w:r>
        <w:rPr>
          <w:lang w:eastAsia="en-US"/>
        </w:rPr>
        <w:t xml:space="preserve">Данное приложение имеет понятный и простой интерфейс, позволяет выполнять простейшие запросы к базам данных без непосредственного написания кода запроса. Также эта программа включается в пакет серверного софта большинства </w:t>
      </w:r>
      <w:proofErr w:type="spellStart"/>
      <w:r>
        <w:rPr>
          <w:lang w:eastAsia="en-US"/>
        </w:rPr>
        <w:t>хостеров</w:t>
      </w:r>
      <w:proofErr w:type="spellEnd"/>
      <w:r>
        <w:rPr>
          <w:lang w:eastAsia="en-US"/>
        </w:rPr>
        <w:t xml:space="preserve">, является частью пакета программных локальных серверов, </w:t>
      </w:r>
      <w:r w:rsidRPr="00213FB7">
        <w:t>входит в состав популярных пакетов серверных программ</w:t>
      </w:r>
      <w:r>
        <w:t>, таких как</w:t>
      </w:r>
      <w:r w:rsidRPr="00213FB7">
        <w:t xml:space="preserve"> </w:t>
      </w:r>
      <w:proofErr w:type="spellStart"/>
      <w:r w:rsidRPr="00213FB7">
        <w:t>Denwer</w:t>
      </w:r>
      <w:proofErr w:type="spellEnd"/>
      <w:r w:rsidRPr="00213FB7">
        <w:t xml:space="preserve"> и </w:t>
      </w:r>
      <w:proofErr w:type="spellStart"/>
      <w:r w:rsidRPr="00213FB7">
        <w:t>Apache</w:t>
      </w:r>
      <w:proofErr w:type="spellEnd"/>
      <w:r w:rsidRPr="00213FB7">
        <w:t>.</w:t>
      </w:r>
    </w:p>
    <w:p w:rsidR="00205F07" w:rsidRPr="00205F07" w:rsidRDefault="00205F07" w:rsidP="00205F0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205F07" w:rsidRDefault="00634FE3" w:rsidP="00F635BB">
      <w:pPr>
        <w:pStyle w:val="11"/>
      </w:pPr>
      <w:bookmarkStart w:id="48" w:name="_Toc483433797"/>
      <w:r w:rsidRPr="00FE6296">
        <w:lastRenderedPageBreak/>
        <w:t xml:space="preserve">ГЛАВА </w:t>
      </w:r>
      <w:r w:rsidR="00205F07" w:rsidRPr="00FE6296">
        <w:t>2. Разработка комплекса моделей информационной системы</w:t>
      </w:r>
      <w:bookmarkEnd w:id="48"/>
    </w:p>
    <w:p w:rsidR="00205F07" w:rsidRPr="00843AC9" w:rsidRDefault="00205F07" w:rsidP="00205F07">
      <w:pPr>
        <w:pStyle w:val="a3"/>
      </w:pPr>
      <w:r>
        <w:t xml:space="preserve">Подсистема </w:t>
      </w:r>
      <w:r w:rsidRPr="0050516C">
        <w:t xml:space="preserve">электронной картотеки цифровых музыкальных композиций </w:t>
      </w:r>
      <w:r>
        <w:t xml:space="preserve">предназначена для удобного взаимодействия пользователей и администраторов с каталогом цифровых музыкальных </w:t>
      </w:r>
      <w:proofErr w:type="spellStart"/>
      <w:r>
        <w:t>медиафайлов</w:t>
      </w:r>
      <w:proofErr w:type="spellEnd"/>
      <w:r>
        <w:t xml:space="preserve"> (</w:t>
      </w:r>
      <w:proofErr w:type="spellStart"/>
      <w:r>
        <w:t>медиатекой</w:t>
      </w:r>
      <w:proofErr w:type="spellEnd"/>
      <w:r>
        <w:t>) и базой метаданных музыкальных композиций.</w:t>
      </w:r>
    </w:p>
    <w:p w:rsidR="00205F07" w:rsidRDefault="00205F07" w:rsidP="00205F07">
      <w:pPr>
        <w:pStyle w:val="a3"/>
      </w:pPr>
      <w:r>
        <w:t>Веб-приложение музыкальной картотеки предназначено для решения следующих задач:</w:t>
      </w:r>
    </w:p>
    <w:p w:rsidR="00205F07" w:rsidRDefault="00205F07" w:rsidP="00205F07">
      <w:pPr>
        <w:pStyle w:val="a3"/>
        <w:numPr>
          <w:ilvl w:val="0"/>
          <w:numId w:val="39"/>
        </w:numPr>
      </w:pPr>
      <w:r>
        <w:t>Работа с учётными данными</w:t>
      </w:r>
      <w:r w:rsidRPr="007858E2">
        <w:t xml:space="preserve"> </w:t>
      </w:r>
      <w:r>
        <w:t>пользователей: регистрация, авторизация, сохранение и редактирование пользовательских данных.</w:t>
      </w:r>
    </w:p>
    <w:p w:rsidR="00205F07" w:rsidRDefault="00205F07" w:rsidP="00205F07">
      <w:pPr>
        <w:pStyle w:val="a3"/>
        <w:numPr>
          <w:ilvl w:val="0"/>
          <w:numId w:val="39"/>
        </w:numPr>
      </w:pPr>
      <w:r>
        <w:t>Хранение и изменение метаданных музыкальных композиций.</w:t>
      </w:r>
    </w:p>
    <w:p w:rsidR="00205F07" w:rsidRDefault="00205F07" w:rsidP="00205F07">
      <w:pPr>
        <w:pStyle w:val="a3"/>
        <w:numPr>
          <w:ilvl w:val="0"/>
          <w:numId w:val="39"/>
        </w:numPr>
      </w:pPr>
      <w:r>
        <w:t xml:space="preserve">Хранение и изменение данных, хранимых в </w:t>
      </w:r>
      <w:proofErr w:type="spellStart"/>
      <w:r>
        <w:t>медиатеке</w:t>
      </w:r>
      <w:proofErr w:type="spellEnd"/>
      <w:r>
        <w:t>.</w:t>
      </w:r>
    </w:p>
    <w:p w:rsidR="00205F07" w:rsidRDefault="00205F07" w:rsidP="00205F07">
      <w:pPr>
        <w:pStyle w:val="a3"/>
      </w:pPr>
      <w:r>
        <w:t>Выполнение поисковых запросов пользователей – поиск данных в базе метаданных по разнообразным критериям.</w:t>
      </w:r>
    </w:p>
    <w:p w:rsidR="00205F07" w:rsidRPr="00053295" w:rsidRDefault="00205F07" w:rsidP="00205F07">
      <w:pPr>
        <w:pStyle w:val="a3"/>
      </w:pPr>
      <w:r>
        <w:t xml:space="preserve">Предоставление возможности воспроизведения </w:t>
      </w:r>
      <w:proofErr w:type="spellStart"/>
      <w:r>
        <w:t>медиафайлов</w:t>
      </w:r>
      <w:proofErr w:type="spellEnd"/>
      <w:r>
        <w:t xml:space="preserve">, </w:t>
      </w:r>
      <w:proofErr w:type="gramStart"/>
      <w:r>
        <w:t>хранимых</w:t>
      </w:r>
      <w:proofErr w:type="gramEnd"/>
      <w:r>
        <w:t xml:space="preserve"> в </w:t>
      </w:r>
      <w:proofErr w:type="spellStart"/>
      <w:r>
        <w:t>медиатеке</w:t>
      </w:r>
      <w:proofErr w:type="spellEnd"/>
      <w:r>
        <w:t>.</w:t>
      </w:r>
    </w:p>
    <w:p w:rsidR="00205F07" w:rsidRPr="00FD413C" w:rsidRDefault="00205F07" w:rsidP="00205F07">
      <w:pPr>
        <w:pStyle w:val="a3"/>
      </w:pPr>
      <w:r w:rsidRPr="00FD413C">
        <w:t xml:space="preserve">В рамках курсового проекта был рассмотрен процесс </w:t>
      </w:r>
      <w:r>
        <w:t>работы разрабатываемой системы</w:t>
      </w:r>
      <w:r w:rsidRPr="00FD413C">
        <w:t xml:space="preserve">, в </w:t>
      </w:r>
      <w:proofErr w:type="gramStart"/>
      <w:r w:rsidRPr="00FD413C">
        <w:t>соответствии</w:t>
      </w:r>
      <w:proofErr w:type="gramEnd"/>
      <w:r w:rsidRPr="00FD413C">
        <w:t xml:space="preserve"> с функциями которого были составлены:</w:t>
      </w:r>
    </w:p>
    <w:p w:rsidR="00205F07" w:rsidRPr="00FD413C" w:rsidRDefault="00205F07" w:rsidP="00205F07">
      <w:pPr>
        <w:pStyle w:val="a3"/>
      </w:pPr>
      <w:r>
        <w:t>1) функциональная модель</w:t>
      </w:r>
      <w:r w:rsidRPr="00FD413C">
        <w:t xml:space="preserve"> (IDEF0);</w:t>
      </w:r>
    </w:p>
    <w:p w:rsidR="00205F07" w:rsidRPr="00FD413C" w:rsidRDefault="00205F07" w:rsidP="00205F07">
      <w:pPr>
        <w:pStyle w:val="a3"/>
      </w:pPr>
      <w:r>
        <w:t xml:space="preserve">2) модель </w:t>
      </w:r>
      <w:r w:rsidRPr="00FD413C">
        <w:t>потоков данных (DFD);</w:t>
      </w:r>
    </w:p>
    <w:p w:rsidR="00205F07" w:rsidRPr="00FD413C" w:rsidRDefault="00205F07" w:rsidP="00205F07">
      <w:pPr>
        <w:pStyle w:val="a3"/>
      </w:pPr>
      <w:r>
        <w:t xml:space="preserve">3) модель </w:t>
      </w:r>
      <w:r w:rsidRPr="00FD413C">
        <w:t>реляционной базы данных (ERD).</w:t>
      </w:r>
    </w:p>
    <w:p w:rsidR="00205F07" w:rsidRPr="00B947E9" w:rsidRDefault="00205F07" w:rsidP="00205F07">
      <w:pPr>
        <w:pStyle w:val="a3"/>
      </w:pPr>
      <w:r>
        <w:t>Функциональная модель разрабатывается с точки зрения администратора информационной системы.</w:t>
      </w:r>
    </w:p>
    <w:p w:rsidR="00205F07" w:rsidRDefault="00205F07" w:rsidP="00205F07">
      <w:pPr>
        <w:pStyle w:val="a3"/>
      </w:pPr>
      <w:r>
        <w:t xml:space="preserve">Целью </w:t>
      </w:r>
      <w:r w:rsidRPr="001228F1">
        <w:t>моделирования является наглядное представление взаимодействия блоков разрабатываемой системы</w:t>
      </w:r>
      <w:r>
        <w:t>.</w:t>
      </w:r>
    </w:p>
    <w:p w:rsidR="00205F07" w:rsidRPr="00205F07" w:rsidRDefault="00205F07" w:rsidP="00F635BB">
      <w:pPr>
        <w:pStyle w:val="21"/>
      </w:pPr>
      <w:bookmarkStart w:id="49" w:name="_Toc465267034"/>
      <w:bookmarkStart w:id="50" w:name="_Toc483433798"/>
      <w:r w:rsidRPr="00FE6296">
        <w:t>2.1</w:t>
      </w:r>
      <w:r w:rsidR="001D17B4" w:rsidRPr="00FE6296">
        <w:t>.</w:t>
      </w:r>
      <w:r w:rsidRPr="00FE6296">
        <w:t xml:space="preserve"> Функциональная модель (IDEF0)</w:t>
      </w:r>
      <w:bookmarkEnd w:id="49"/>
      <w:bookmarkEnd w:id="50"/>
    </w:p>
    <w:p w:rsidR="00205F07" w:rsidRPr="005B6BDB" w:rsidRDefault="00205F07" w:rsidP="00205F07">
      <w:pPr>
        <w:pStyle w:val="a3"/>
      </w:pPr>
      <w:r w:rsidRPr="005B6BDB">
        <w:rPr>
          <w:shd w:val="clear" w:color="auto" w:fill="FFFFFF"/>
        </w:rPr>
        <w:t>Целью методики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IDEF</w:t>
      </w:r>
      <w:r w:rsidRPr="005B6BDB">
        <w:rPr>
          <w:shd w:val="clear" w:color="auto" w:fill="FFFFFF"/>
        </w:rPr>
        <w:t>0 является построение</w:t>
      </w:r>
      <w:r w:rsidRPr="005B6BDB">
        <w:rPr>
          <w:rStyle w:val="apple-converted-space"/>
          <w:shd w:val="clear" w:color="auto" w:fill="FFFFFF"/>
        </w:rPr>
        <w:t> </w:t>
      </w:r>
      <w:bookmarkStart w:id="51" w:name="keyword124"/>
      <w:bookmarkEnd w:id="51"/>
      <w:r w:rsidRPr="005B6BDB">
        <w:rPr>
          <w:rStyle w:val="keyword"/>
          <w:iCs/>
          <w:shd w:val="clear" w:color="auto" w:fill="FFFFFF"/>
        </w:rPr>
        <w:t>функциональной схемы</w:t>
      </w:r>
      <w:r w:rsidRPr="005B6BDB">
        <w:rPr>
          <w:rStyle w:val="apple-converted-space"/>
          <w:shd w:val="clear" w:color="auto" w:fill="FFFFFF"/>
        </w:rPr>
        <w:t> </w:t>
      </w:r>
      <w:r w:rsidRPr="005B6BDB">
        <w:rPr>
          <w:shd w:val="clear" w:color="auto" w:fill="FFFFFF"/>
        </w:rPr>
        <w:t xml:space="preserve">исследуемой системы, описывающей все необходимые процессы с </w:t>
      </w:r>
      <w:r w:rsidRPr="005B6BDB">
        <w:rPr>
          <w:shd w:val="clear" w:color="auto" w:fill="FFFFFF"/>
        </w:rPr>
        <w:lastRenderedPageBreak/>
        <w:t>точностью, достаточной для однозначного мод</w:t>
      </w:r>
      <w:r w:rsidR="00DA4CF5">
        <w:rPr>
          <w:shd w:val="clear" w:color="auto" w:fill="FFFFFF"/>
        </w:rPr>
        <w:t>елирования деятельности системы</w:t>
      </w:r>
      <w:r>
        <w:rPr>
          <w:shd w:val="clear" w:color="auto" w:fill="FFFFFF"/>
        </w:rPr>
        <w:t xml:space="preserve"> </w:t>
      </w:r>
      <w:r w:rsidR="00255723" w:rsidRPr="00255723">
        <w:rPr>
          <w:shd w:val="clear" w:color="auto" w:fill="FFFFFF"/>
        </w:rPr>
        <w:t>[14</w:t>
      </w:r>
      <w:r w:rsidRPr="00255723">
        <w:rPr>
          <w:shd w:val="clear" w:color="auto" w:fill="FFFFFF"/>
        </w:rPr>
        <w:t>]</w:t>
      </w:r>
      <w:r w:rsidR="00AC7EE2">
        <w:rPr>
          <w:shd w:val="clear" w:color="auto" w:fill="FFFFFF"/>
        </w:rPr>
        <w:t>.</w:t>
      </w:r>
    </w:p>
    <w:p w:rsidR="00205F07" w:rsidRDefault="00205F07" w:rsidP="00205F07">
      <w:pPr>
        <w:pStyle w:val="a3"/>
      </w:pPr>
      <w:r>
        <w:t>Словарь функциональной модели разрабатываемой системы состоит из списка функ</w:t>
      </w:r>
      <w:r w:rsidR="00AC7EE2">
        <w:t>циональных блоков (см. таблица 2.1.1</w:t>
      </w:r>
      <w:r>
        <w:t>), а также списка материальных и информационных потоков (см. таблица 2</w:t>
      </w:r>
      <w:r w:rsidR="00AC7EE2">
        <w:t>.1.2</w:t>
      </w:r>
      <w:r>
        <w:t>).</w:t>
      </w:r>
    </w:p>
    <w:p w:rsidR="00205F07" w:rsidRDefault="00205F07" w:rsidP="00205F07">
      <w:pPr>
        <w:pStyle w:val="a3"/>
      </w:pPr>
      <w:r>
        <w:t>Внешними входными информационными потоками для модели являются:</w:t>
      </w:r>
    </w:p>
    <w:p w:rsidR="00205F07" w:rsidRDefault="00205F07" w:rsidP="00205F07">
      <w:pPr>
        <w:pStyle w:val="a3"/>
        <w:numPr>
          <w:ilvl w:val="0"/>
          <w:numId w:val="34"/>
        </w:numPr>
      </w:pPr>
      <w:r>
        <w:t>Метаданные о музыкальных композициях.</w:t>
      </w:r>
    </w:p>
    <w:p w:rsidR="00205F07" w:rsidRDefault="00205F07" w:rsidP="00205F07">
      <w:pPr>
        <w:pStyle w:val="a3"/>
        <w:numPr>
          <w:ilvl w:val="0"/>
          <w:numId w:val="34"/>
        </w:numPr>
      </w:pPr>
      <w:proofErr w:type="spellStart"/>
      <w:r>
        <w:t>Медиафайлы</w:t>
      </w:r>
      <w:proofErr w:type="spellEnd"/>
      <w:r>
        <w:t>.</w:t>
      </w:r>
    </w:p>
    <w:p w:rsidR="00205F07" w:rsidRPr="00053295" w:rsidRDefault="00205F07" w:rsidP="00205F07">
      <w:pPr>
        <w:pStyle w:val="a3"/>
        <w:numPr>
          <w:ilvl w:val="0"/>
          <w:numId w:val="34"/>
        </w:numPr>
      </w:pPr>
      <w:r>
        <w:t>Запрос пользователя.</w:t>
      </w:r>
    </w:p>
    <w:p w:rsidR="00205F07" w:rsidRDefault="00205F07" w:rsidP="00205F07">
      <w:pPr>
        <w:pStyle w:val="a3"/>
        <w:ind w:firstLine="708"/>
      </w:pPr>
      <w:r>
        <w:t>Внешними выходными информационными потоками для модели являются:</w:t>
      </w:r>
    </w:p>
    <w:p w:rsidR="00205F07" w:rsidRDefault="00205F07" w:rsidP="00205F07">
      <w:pPr>
        <w:pStyle w:val="a3"/>
        <w:numPr>
          <w:ilvl w:val="0"/>
          <w:numId w:val="35"/>
        </w:numPr>
      </w:pPr>
      <w:r>
        <w:t>Найденные композиции.</w:t>
      </w:r>
    </w:p>
    <w:p w:rsidR="00205F07" w:rsidRDefault="00205F07" w:rsidP="00205F07">
      <w:pPr>
        <w:pStyle w:val="a3"/>
        <w:numPr>
          <w:ilvl w:val="0"/>
          <w:numId w:val="35"/>
        </w:numPr>
      </w:pPr>
      <w:r>
        <w:t>Прослушанная композиция.</w:t>
      </w:r>
    </w:p>
    <w:p w:rsidR="00205F07" w:rsidRPr="00053295" w:rsidRDefault="00205F07" w:rsidP="00205F07">
      <w:pPr>
        <w:pStyle w:val="a3"/>
        <w:numPr>
          <w:ilvl w:val="0"/>
          <w:numId w:val="35"/>
        </w:numPr>
      </w:pPr>
      <w:r>
        <w:t>Выполненные запросы пользователя.</w:t>
      </w:r>
    </w:p>
    <w:p w:rsidR="00205F07" w:rsidRDefault="00205F07" w:rsidP="00205F07">
      <w:pPr>
        <w:pStyle w:val="a3"/>
      </w:pPr>
      <w:r>
        <w:t>Внешними управляющими потоками для модели являются:</w:t>
      </w:r>
    </w:p>
    <w:p w:rsidR="00205F07" w:rsidRDefault="00205F07" w:rsidP="00205F07">
      <w:pPr>
        <w:pStyle w:val="a3"/>
        <w:numPr>
          <w:ilvl w:val="0"/>
          <w:numId w:val="36"/>
        </w:numPr>
      </w:pPr>
      <w:r>
        <w:t>Авторские права.</w:t>
      </w:r>
    </w:p>
    <w:p w:rsidR="00205F07" w:rsidRDefault="00205F07" w:rsidP="00205F07">
      <w:pPr>
        <w:pStyle w:val="a3"/>
        <w:numPr>
          <w:ilvl w:val="0"/>
          <w:numId w:val="36"/>
        </w:numPr>
      </w:pPr>
      <w:r>
        <w:t>Доверенные ресурсы.</w:t>
      </w:r>
    </w:p>
    <w:p w:rsidR="00205F07" w:rsidRDefault="00205F07" w:rsidP="00205F07">
      <w:pPr>
        <w:pStyle w:val="a3"/>
        <w:numPr>
          <w:ilvl w:val="0"/>
          <w:numId w:val="36"/>
        </w:numPr>
      </w:pPr>
      <w:r>
        <w:t xml:space="preserve">Правила хранения и организации данных в </w:t>
      </w:r>
      <w:proofErr w:type="spellStart"/>
      <w:r>
        <w:t>медиатеке</w:t>
      </w:r>
      <w:proofErr w:type="spellEnd"/>
      <w:r>
        <w:t>.</w:t>
      </w:r>
    </w:p>
    <w:p w:rsidR="00205F07" w:rsidRDefault="00205F07" w:rsidP="00205F07">
      <w:pPr>
        <w:pStyle w:val="a3"/>
        <w:numPr>
          <w:ilvl w:val="0"/>
          <w:numId w:val="36"/>
        </w:numPr>
      </w:pPr>
      <w:r w:rsidRPr="00912D20">
        <w:t xml:space="preserve">Правила хранения и организации данных в </w:t>
      </w:r>
      <w:r>
        <w:t>базе метаданных.</w:t>
      </w:r>
      <w:r w:rsidRPr="00912D20">
        <w:t xml:space="preserve"> </w:t>
      </w:r>
    </w:p>
    <w:p w:rsidR="00205F07" w:rsidRPr="00053295" w:rsidRDefault="00205F07" w:rsidP="00205F07">
      <w:pPr>
        <w:pStyle w:val="a3"/>
        <w:numPr>
          <w:ilvl w:val="0"/>
          <w:numId w:val="36"/>
        </w:numPr>
      </w:pPr>
      <w:r w:rsidRPr="00912D20">
        <w:t xml:space="preserve">Правила хранения и организации данных в </w:t>
      </w:r>
      <w:r>
        <w:t>базе пользовательских данных.</w:t>
      </w:r>
    </w:p>
    <w:p w:rsidR="00205F07" w:rsidRDefault="00205F07" w:rsidP="00205F07">
      <w:pPr>
        <w:pStyle w:val="a3"/>
      </w:pPr>
      <w:r>
        <w:t>Основными механизмам для модели являются:</w:t>
      </w:r>
    </w:p>
    <w:p w:rsidR="00205F07" w:rsidRDefault="00205F07" w:rsidP="00205F07">
      <w:pPr>
        <w:pStyle w:val="a3"/>
        <w:numPr>
          <w:ilvl w:val="0"/>
          <w:numId w:val="37"/>
        </w:numPr>
      </w:pPr>
      <w:r>
        <w:t>Пользователь.</w:t>
      </w:r>
    </w:p>
    <w:p w:rsidR="00205F07" w:rsidRDefault="00205F07" w:rsidP="00205F07">
      <w:pPr>
        <w:pStyle w:val="a3"/>
        <w:numPr>
          <w:ilvl w:val="0"/>
          <w:numId w:val="37"/>
        </w:numPr>
      </w:pPr>
      <w:r>
        <w:t>Администратор.</w:t>
      </w:r>
    </w:p>
    <w:p w:rsidR="00205F07" w:rsidRPr="00053295" w:rsidRDefault="00205F07" w:rsidP="00205F07">
      <w:pPr>
        <w:pStyle w:val="a3"/>
        <w:numPr>
          <w:ilvl w:val="0"/>
          <w:numId w:val="37"/>
        </w:numPr>
      </w:pPr>
      <w:r>
        <w:t>Веб-приложение.</w:t>
      </w:r>
    </w:p>
    <w:p w:rsidR="00205F07" w:rsidRDefault="00205F07" w:rsidP="00AC7EE2">
      <w:pPr>
        <w:pStyle w:val="a3"/>
      </w:pPr>
      <w:r>
        <w:t xml:space="preserve">На рисунках </w:t>
      </w:r>
      <w:r w:rsidR="00AC7EE2">
        <w:t>2.1.1-2.1.5</w:t>
      </w:r>
      <w:r>
        <w:t xml:space="preserve"> представлены отдельные д</w:t>
      </w:r>
      <w:r w:rsidR="00AC7EE2">
        <w:t>иаграммы функциональной модели.</w:t>
      </w:r>
    </w:p>
    <w:p w:rsidR="00205F07" w:rsidRDefault="00205F07" w:rsidP="00205F07">
      <w:pPr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28F8898D" wp14:editId="61C1BD96">
            <wp:extent cx="5666731" cy="37719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39" cy="378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8B5E6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8B5E67">
        <w:rPr>
          <w:rFonts w:ascii="Times New Roman" w:hAnsi="Times New Roman" w:cs="Times New Roman"/>
          <w:sz w:val="28"/>
          <w:szCs w:val="28"/>
        </w:rPr>
        <w:t>.</w:t>
      </w:r>
      <w:r w:rsidR="00AC7EE2">
        <w:rPr>
          <w:rFonts w:ascii="Times New Roman" w:hAnsi="Times New Roman" w:cs="Times New Roman"/>
          <w:sz w:val="28"/>
          <w:szCs w:val="28"/>
        </w:rPr>
        <w:t xml:space="preserve"> 2.1.1</w:t>
      </w:r>
      <w:r w:rsidR="00205F07" w:rsidRPr="00205F07">
        <w:rPr>
          <w:rFonts w:ascii="Times New Roman" w:hAnsi="Times New Roman" w:cs="Times New Roman"/>
          <w:sz w:val="28"/>
          <w:szCs w:val="28"/>
        </w:rPr>
        <w:t>. Контекстная диаграмма.</w:t>
      </w:r>
    </w:p>
    <w:p w:rsidR="00205F07" w:rsidRDefault="00205F07" w:rsidP="00205F07">
      <w:pPr>
        <w:jc w:val="both"/>
        <w:rPr>
          <w:noProof/>
        </w:rPr>
      </w:pPr>
      <w:r>
        <w:rPr>
          <w:noProof/>
          <w:lang w:eastAsia="ru-RU"/>
        </w:rPr>
        <w:drawing>
          <wp:inline distT="0" distB="0" distL="0" distR="0" wp14:anchorId="39C613EA" wp14:editId="7EF6DBBC">
            <wp:extent cx="5679168" cy="37784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129" cy="3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AC7EE2">
        <w:rPr>
          <w:rFonts w:ascii="Times New Roman" w:hAnsi="Times New Roman" w:cs="Times New Roman"/>
          <w:sz w:val="28"/>
          <w:szCs w:val="28"/>
        </w:rPr>
        <w:t>2.1.2</w:t>
      </w:r>
      <w:r w:rsidRPr="00205F07">
        <w:rPr>
          <w:rFonts w:ascii="Times New Roman" w:hAnsi="Times New Roman" w:cs="Times New Roman"/>
          <w:sz w:val="28"/>
          <w:szCs w:val="28"/>
        </w:rPr>
        <w:t>. Диаграмма процессов электронной картотеки цифровых музыкальных композиций.</w:t>
      </w:r>
    </w:p>
    <w:p w:rsidR="00205F07" w:rsidRDefault="00205F07" w:rsidP="00205F07">
      <w:pPr>
        <w:rPr>
          <w:sz w:val="28"/>
          <w:szCs w:val="28"/>
        </w:rPr>
      </w:pPr>
    </w:p>
    <w:p w:rsidR="00205F07" w:rsidRDefault="00205F07" w:rsidP="00205F07">
      <w:pPr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3D5C2539" wp14:editId="130CC896">
            <wp:extent cx="5940425" cy="36487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fd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tabs>
          <w:tab w:val="left" w:pos="692"/>
          <w:tab w:val="center" w:pos="4677"/>
        </w:tabs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ab/>
      </w:r>
      <w:r w:rsidRPr="00205F07">
        <w:rPr>
          <w:rFonts w:ascii="Times New Roman" w:hAnsi="Times New Roman" w:cs="Times New Roman"/>
          <w:sz w:val="28"/>
          <w:szCs w:val="28"/>
        </w:rPr>
        <w:tab/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AC7EE2">
        <w:rPr>
          <w:rFonts w:ascii="Times New Roman" w:hAnsi="Times New Roman" w:cs="Times New Roman"/>
          <w:sz w:val="28"/>
          <w:szCs w:val="28"/>
        </w:rPr>
        <w:t>2.1.3</w:t>
      </w:r>
      <w:r w:rsidRPr="00205F07">
        <w:rPr>
          <w:rFonts w:ascii="Times New Roman" w:hAnsi="Times New Roman" w:cs="Times New Roman"/>
          <w:sz w:val="28"/>
          <w:szCs w:val="28"/>
        </w:rPr>
        <w:t xml:space="preserve">. Диаграмма процессов блока «Записать в </w:t>
      </w:r>
      <w:proofErr w:type="spellStart"/>
      <w:r w:rsidRPr="00205F07">
        <w:rPr>
          <w:rFonts w:ascii="Times New Roman" w:hAnsi="Times New Roman" w:cs="Times New Roman"/>
          <w:sz w:val="28"/>
          <w:szCs w:val="28"/>
        </w:rPr>
        <w:t>медиатеку</w:t>
      </w:r>
      <w:proofErr w:type="spellEnd"/>
      <w:r w:rsidRPr="00205F07">
        <w:rPr>
          <w:rFonts w:ascii="Times New Roman" w:hAnsi="Times New Roman" w:cs="Times New Roman"/>
          <w:sz w:val="28"/>
          <w:szCs w:val="28"/>
        </w:rPr>
        <w:t>».</w:t>
      </w:r>
    </w:p>
    <w:p w:rsidR="00205F07" w:rsidRDefault="00205F07" w:rsidP="00205F07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C77E3E7" wp14:editId="4E6F04B6">
            <wp:extent cx="5940425" cy="39522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AC7EE2">
        <w:rPr>
          <w:rFonts w:ascii="Times New Roman" w:hAnsi="Times New Roman" w:cs="Times New Roman"/>
          <w:sz w:val="28"/>
          <w:szCs w:val="28"/>
        </w:rPr>
        <w:t>2.1.4</w:t>
      </w:r>
      <w:r w:rsidRPr="00205F07">
        <w:rPr>
          <w:rFonts w:ascii="Times New Roman" w:hAnsi="Times New Roman" w:cs="Times New Roman"/>
          <w:sz w:val="28"/>
          <w:szCs w:val="28"/>
        </w:rPr>
        <w:t>. Диаграмма процессов блока «Редактирование базы метаданных».</w:t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4149442" wp14:editId="74886F28">
            <wp:extent cx="5940425" cy="39522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AC7EE2">
        <w:rPr>
          <w:rFonts w:ascii="Times New Roman" w:hAnsi="Times New Roman" w:cs="Times New Roman"/>
          <w:sz w:val="28"/>
          <w:szCs w:val="28"/>
        </w:rPr>
        <w:t>2.1.5</w:t>
      </w:r>
      <w:r w:rsidRPr="00205F07">
        <w:rPr>
          <w:rFonts w:ascii="Times New Roman" w:hAnsi="Times New Roman" w:cs="Times New Roman"/>
          <w:sz w:val="28"/>
          <w:szCs w:val="28"/>
        </w:rPr>
        <w:t>. Диаграмма процессов блока «Управление пользователем»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C7EE2" w:rsidRDefault="00AC7EE2" w:rsidP="003C4118">
      <w:pPr>
        <w:pStyle w:val="a3"/>
        <w:jc w:val="right"/>
      </w:pPr>
      <w:r>
        <w:t>Таблица 2</w:t>
      </w:r>
      <w:r w:rsidR="00205F07" w:rsidRPr="00205F07">
        <w:t>.</w:t>
      </w:r>
      <w:r>
        <w:t>1.1.</w:t>
      </w:r>
      <w:r w:rsidR="00205F07" w:rsidRPr="00205F07">
        <w:t xml:space="preserve"> </w:t>
      </w:r>
    </w:p>
    <w:p w:rsidR="00205F07" w:rsidRPr="00205F07" w:rsidRDefault="003C4118" w:rsidP="003C4118">
      <w:pPr>
        <w:pStyle w:val="a3"/>
        <w:jc w:val="right"/>
      </w:pPr>
      <w:r>
        <w:t>Список функциональных блоков.</w:t>
      </w:r>
    </w:p>
    <w:tbl>
      <w:tblPr>
        <w:tblW w:w="5019" w:type="pct"/>
        <w:tblInd w:w="-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  <w:tblPrChange w:id="52" w:author="Павел Овчинников" w:date="2017-06-05T17:13:00Z">
          <w:tblPr>
            <w:tblW w:w="5242" w:type="pct"/>
            <w:tblInd w:w="-14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000" w:firstRow="0" w:lastRow="0" w:firstColumn="0" w:lastColumn="0" w:noHBand="0" w:noVBand="0"/>
          </w:tblPr>
        </w:tblPrChange>
      </w:tblPr>
      <w:tblGrid>
        <w:gridCol w:w="1157"/>
        <w:gridCol w:w="2354"/>
        <w:gridCol w:w="3614"/>
        <w:gridCol w:w="917"/>
        <w:gridCol w:w="855"/>
        <w:gridCol w:w="709"/>
        <w:tblGridChange w:id="53">
          <w:tblGrid>
            <w:gridCol w:w="1157"/>
            <w:gridCol w:w="2467"/>
            <w:gridCol w:w="3501"/>
            <w:gridCol w:w="917"/>
            <w:gridCol w:w="1243"/>
            <w:gridCol w:w="748"/>
          </w:tblGrid>
        </w:tblGridChange>
      </w:tblGrid>
      <w:tr w:rsidR="00205F07" w:rsidRPr="00205F07" w:rsidTr="00303C40">
        <w:trPr>
          <w:trHeight w:val="315"/>
          <w:trPrChange w:id="54" w:author="Павел Овчинников" w:date="2017-06-05T17:13:00Z">
            <w:trPr>
              <w:trHeight w:val="315"/>
            </w:trPr>
          </w:trPrChange>
        </w:trPr>
        <w:tc>
          <w:tcPr>
            <w:tcW w:w="1157" w:type="dxa"/>
            <w:noWrap/>
            <w:tcPrChange w:id="55" w:author="Павел Овчинников" w:date="2017-06-05T17:13:00Z">
              <w:tcPr>
                <w:tcW w:w="11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Номер</w:t>
            </w:r>
          </w:p>
        </w:tc>
        <w:tc>
          <w:tcPr>
            <w:tcW w:w="2354" w:type="dxa"/>
            <w:noWrap/>
            <w:tcPrChange w:id="56" w:author="Павел Овчинников" w:date="2017-06-05T17:13:00Z">
              <w:tcPr>
                <w:tcW w:w="2409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Наименование</w:t>
            </w:r>
          </w:p>
        </w:tc>
        <w:tc>
          <w:tcPr>
            <w:tcW w:w="3614" w:type="dxa"/>
            <w:noWrap/>
            <w:tcPrChange w:id="57" w:author="Павел Овчинников" w:date="2017-06-05T17:13:00Z">
              <w:tcPr>
                <w:tcW w:w="3419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Определение</w:t>
            </w:r>
          </w:p>
        </w:tc>
        <w:tc>
          <w:tcPr>
            <w:tcW w:w="917" w:type="dxa"/>
            <w:noWrap/>
            <w:tcPrChange w:id="58" w:author="Павел Овчинников" w:date="2017-06-05T17:13:00Z">
              <w:tcPr>
                <w:tcW w:w="895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Форм</w:t>
            </w:r>
          </w:p>
        </w:tc>
        <w:tc>
          <w:tcPr>
            <w:tcW w:w="855" w:type="dxa"/>
            <w:noWrap/>
            <w:tcPrChange w:id="59" w:author="Павел Овчинников" w:date="2017-06-05T17:13:00Z">
              <w:tcPr>
                <w:tcW w:w="121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proofErr w:type="gramStart"/>
            <w:r w:rsidRPr="00205F07">
              <w:t>Дан</w:t>
            </w:r>
            <w:ins w:id="60" w:author="Павел Овчинников" w:date="2017-06-05T17:13:00Z">
              <w:r w:rsidR="00303C40">
                <w:t>-</w:t>
              </w:r>
            </w:ins>
            <w:proofErr w:type="spellStart"/>
            <w:r w:rsidRPr="00205F07">
              <w:t>ных</w:t>
            </w:r>
            <w:proofErr w:type="spellEnd"/>
            <w:proofErr w:type="gramEnd"/>
          </w:p>
        </w:tc>
        <w:tc>
          <w:tcPr>
            <w:tcW w:w="709" w:type="dxa"/>
            <w:noWrap/>
            <w:tcPrChange w:id="61" w:author="Павел Овчинников" w:date="2017-06-05T17:13:00Z">
              <w:tcPr>
                <w:tcW w:w="7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FP</w:t>
            </w:r>
          </w:p>
        </w:tc>
      </w:tr>
      <w:tr w:rsidR="00205F07" w:rsidRPr="00205F07" w:rsidTr="00303C40">
        <w:trPr>
          <w:trHeight w:val="315"/>
          <w:trPrChange w:id="62" w:author="Павел Овчинников" w:date="2017-06-05T17:13:00Z">
            <w:trPr>
              <w:trHeight w:val="315"/>
            </w:trPr>
          </w:trPrChange>
        </w:trPr>
        <w:tc>
          <w:tcPr>
            <w:tcW w:w="1157" w:type="dxa"/>
            <w:noWrap/>
            <w:tcPrChange w:id="63" w:author="Павел Овчинников" w:date="2017-06-05T17:13:00Z">
              <w:tcPr>
                <w:tcW w:w="11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A0</w:t>
            </w:r>
          </w:p>
        </w:tc>
        <w:tc>
          <w:tcPr>
            <w:tcW w:w="2354" w:type="dxa"/>
            <w:tcPrChange w:id="64" w:author="Павел Овчинников" w:date="2017-06-05T17:13:00Z">
              <w:tcPr>
                <w:tcW w:w="240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Электронная картотека цифровых музыкальных композиций</w:t>
            </w:r>
          </w:p>
        </w:tc>
        <w:tc>
          <w:tcPr>
            <w:tcW w:w="3614" w:type="dxa"/>
            <w:tcPrChange w:id="65" w:author="Павел Овчинников" w:date="2017-06-05T17:13:00Z">
              <w:tcPr>
                <w:tcW w:w="341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proofErr w:type="gramStart"/>
            <w:r w:rsidRPr="00205F07">
              <w:t>Предназначена</w:t>
            </w:r>
            <w:proofErr w:type="gramEnd"/>
            <w:r w:rsidRPr="00205F07">
              <w:t xml:space="preserve"> для удобного взаимодействия пользователей и администраторов с каталогом цифровых музыкальных </w:t>
            </w:r>
            <w:proofErr w:type="spellStart"/>
            <w:r w:rsidRPr="00205F07">
              <w:t>медиафайлов</w:t>
            </w:r>
            <w:proofErr w:type="spellEnd"/>
            <w:r w:rsidRPr="00205F07">
              <w:t xml:space="preserve"> и базой метаданных музыкальных композиций</w:t>
            </w:r>
          </w:p>
        </w:tc>
        <w:tc>
          <w:tcPr>
            <w:tcW w:w="917" w:type="dxa"/>
            <w:noWrap/>
            <w:tcPrChange w:id="66" w:author="Павел Овчинников" w:date="2017-06-05T17:13:00Z">
              <w:tcPr>
                <w:tcW w:w="895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855" w:type="dxa"/>
            <w:noWrap/>
            <w:tcPrChange w:id="67" w:author="Павел Овчинников" w:date="2017-06-05T17:13:00Z">
              <w:tcPr>
                <w:tcW w:w="121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09" w:type="dxa"/>
            <w:noWrap/>
            <w:tcPrChange w:id="68" w:author="Павел Овчинников" w:date="2017-06-05T17:13:00Z">
              <w:tcPr>
                <w:tcW w:w="7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</w:tr>
      <w:tr w:rsidR="00205F07" w:rsidRPr="00205F07" w:rsidTr="00303C40">
        <w:trPr>
          <w:trHeight w:val="315"/>
          <w:trPrChange w:id="69" w:author="Павел Овчинников" w:date="2017-06-05T17:13:00Z">
            <w:trPr>
              <w:trHeight w:val="315"/>
            </w:trPr>
          </w:trPrChange>
        </w:trPr>
        <w:tc>
          <w:tcPr>
            <w:tcW w:w="1157" w:type="dxa"/>
            <w:noWrap/>
            <w:tcPrChange w:id="70" w:author="Павел Овчинников" w:date="2017-06-05T17:13:00Z">
              <w:tcPr>
                <w:tcW w:w="11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  A1</w:t>
            </w:r>
          </w:p>
        </w:tc>
        <w:tc>
          <w:tcPr>
            <w:tcW w:w="2354" w:type="dxa"/>
            <w:tcPrChange w:id="71" w:author="Павел Овчинников" w:date="2017-06-05T17:13:00Z">
              <w:tcPr>
                <w:tcW w:w="240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Записать в </w:t>
            </w:r>
            <w:proofErr w:type="spellStart"/>
            <w:r w:rsidRPr="00205F07">
              <w:t>медиатеку</w:t>
            </w:r>
            <w:proofErr w:type="spellEnd"/>
          </w:p>
        </w:tc>
        <w:tc>
          <w:tcPr>
            <w:tcW w:w="3614" w:type="dxa"/>
            <w:tcPrChange w:id="72" w:author="Павел Овчинников" w:date="2017-06-05T17:13:00Z">
              <w:tcPr>
                <w:tcW w:w="341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Запись в </w:t>
            </w:r>
            <w:proofErr w:type="spellStart"/>
            <w:r w:rsidRPr="00205F07">
              <w:t>медиатеку</w:t>
            </w:r>
            <w:proofErr w:type="spellEnd"/>
            <w:r w:rsidRPr="00205F07">
              <w:t xml:space="preserve"> </w:t>
            </w:r>
            <w:proofErr w:type="spellStart"/>
            <w:r w:rsidRPr="00205F07">
              <w:t>новопоступивших</w:t>
            </w:r>
            <w:proofErr w:type="spellEnd"/>
            <w:r w:rsidRPr="00205F07">
              <w:t xml:space="preserve"> медиа данных</w:t>
            </w:r>
          </w:p>
        </w:tc>
        <w:tc>
          <w:tcPr>
            <w:tcW w:w="917" w:type="dxa"/>
            <w:noWrap/>
            <w:tcPrChange w:id="73" w:author="Павел Овчинников" w:date="2017-06-05T17:13:00Z">
              <w:tcPr>
                <w:tcW w:w="895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3</w:t>
            </w:r>
          </w:p>
        </w:tc>
        <w:tc>
          <w:tcPr>
            <w:tcW w:w="855" w:type="dxa"/>
            <w:noWrap/>
            <w:tcPrChange w:id="74" w:author="Павел Овчинников" w:date="2017-06-05T17:13:00Z">
              <w:tcPr>
                <w:tcW w:w="121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1</w:t>
            </w:r>
          </w:p>
        </w:tc>
        <w:tc>
          <w:tcPr>
            <w:tcW w:w="709" w:type="dxa"/>
            <w:noWrap/>
            <w:tcPrChange w:id="75" w:author="Павел Овчинников" w:date="2017-06-05T17:13:00Z">
              <w:tcPr>
                <w:tcW w:w="7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9</w:t>
            </w:r>
          </w:p>
        </w:tc>
      </w:tr>
      <w:tr w:rsidR="00205F07" w:rsidRPr="00205F07" w:rsidTr="00303C40">
        <w:trPr>
          <w:trHeight w:val="315"/>
          <w:trPrChange w:id="76" w:author="Павел Овчинников" w:date="2017-06-05T17:13:00Z">
            <w:trPr>
              <w:trHeight w:val="315"/>
            </w:trPr>
          </w:trPrChange>
        </w:trPr>
        <w:tc>
          <w:tcPr>
            <w:tcW w:w="1157" w:type="dxa"/>
            <w:noWrap/>
            <w:tcPrChange w:id="77" w:author="Павел Овчинников" w:date="2017-06-05T17:13:00Z">
              <w:tcPr>
                <w:tcW w:w="11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  A2</w:t>
            </w:r>
          </w:p>
        </w:tc>
        <w:tc>
          <w:tcPr>
            <w:tcW w:w="2354" w:type="dxa"/>
            <w:tcPrChange w:id="78" w:author="Павел Овчинников" w:date="2017-06-05T17:13:00Z">
              <w:tcPr>
                <w:tcW w:w="240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Редактирование базы метаданных</w:t>
            </w:r>
          </w:p>
        </w:tc>
        <w:tc>
          <w:tcPr>
            <w:tcW w:w="3614" w:type="dxa"/>
            <w:tcPrChange w:id="79" w:author="Павел Овчинников" w:date="2017-06-05T17:13:00Z">
              <w:tcPr>
                <w:tcW w:w="341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Внесение изменений в базу метаданных музыкальных композиций</w:t>
            </w:r>
          </w:p>
        </w:tc>
        <w:tc>
          <w:tcPr>
            <w:tcW w:w="917" w:type="dxa"/>
            <w:noWrap/>
            <w:tcPrChange w:id="80" w:author="Павел Овчинников" w:date="2017-06-05T17:13:00Z">
              <w:tcPr>
                <w:tcW w:w="895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3</w:t>
            </w:r>
          </w:p>
        </w:tc>
        <w:tc>
          <w:tcPr>
            <w:tcW w:w="855" w:type="dxa"/>
            <w:noWrap/>
            <w:tcPrChange w:id="81" w:author="Павел Овчинников" w:date="2017-06-05T17:13:00Z">
              <w:tcPr>
                <w:tcW w:w="121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1</w:t>
            </w:r>
          </w:p>
        </w:tc>
        <w:tc>
          <w:tcPr>
            <w:tcW w:w="709" w:type="dxa"/>
            <w:noWrap/>
            <w:tcPrChange w:id="82" w:author="Павел Овчинников" w:date="2017-06-05T17:13:00Z">
              <w:tcPr>
                <w:tcW w:w="7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19</w:t>
            </w:r>
          </w:p>
        </w:tc>
      </w:tr>
      <w:tr w:rsidR="00205F07" w:rsidRPr="00205F07" w:rsidTr="00303C40">
        <w:trPr>
          <w:trHeight w:val="315"/>
          <w:trPrChange w:id="83" w:author="Павел Овчинников" w:date="2017-06-05T17:13:00Z">
            <w:trPr>
              <w:trHeight w:val="315"/>
            </w:trPr>
          </w:trPrChange>
        </w:trPr>
        <w:tc>
          <w:tcPr>
            <w:tcW w:w="1157" w:type="dxa"/>
            <w:noWrap/>
            <w:tcPrChange w:id="84" w:author="Павел Овчинников" w:date="2017-06-05T17:13:00Z">
              <w:tcPr>
                <w:tcW w:w="11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  A3</w:t>
            </w:r>
          </w:p>
        </w:tc>
        <w:tc>
          <w:tcPr>
            <w:tcW w:w="2354" w:type="dxa"/>
            <w:tcPrChange w:id="85" w:author="Павел Овчинников" w:date="2017-06-05T17:13:00Z">
              <w:tcPr>
                <w:tcW w:w="240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Выполнение поискового запроса</w:t>
            </w:r>
          </w:p>
        </w:tc>
        <w:tc>
          <w:tcPr>
            <w:tcW w:w="3614" w:type="dxa"/>
            <w:tcPrChange w:id="86" w:author="Павел Овчинников" w:date="2017-06-05T17:13:00Z">
              <w:tcPr>
                <w:tcW w:w="341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Выполнение поступившего от пользователя запроса на поиск данных в базе метаданных </w:t>
            </w:r>
          </w:p>
        </w:tc>
        <w:tc>
          <w:tcPr>
            <w:tcW w:w="917" w:type="dxa"/>
            <w:noWrap/>
            <w:tcPrChange w:id="87" w:author="Павел Овчинников" w:date="2017-06-05T17:13:00Z">
              <w:tcPr>
                <w:tcW w:w="895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855" w:type="dxa"/>
            <w:noWrap/>
            <w:tcPrChange w:id="88" w:author="Павел Овчинников" w:date="2017-06-05T17:13:00Z">
              <w:tcPr>
                <w:tcW w:w="121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09" w:type="dxa"/>
            <w:noWrap/>
            <w:tcPrChange w:id="89" w:author="Павел Овчинников" w:date="2017-06-05T17:13:00Z">
              <w:tcPr>
                <w:tcW w:w="7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  <w:p w:rsidR="00205F07" w:rsidRPr="00205F07" w:rsidRDefault="00205F07" w:rsidP="003C4118">
            <w:pPr>
              <w:pStyle w:val="ae"/>
            </w:pPr>
          </w:p>
        </w:tc>
      </w:tr>
      <w:tr w:rsidR="00205F07" w:rsidRPr="00205F07" w:rsidTr="00303C40">
        <w:trPr>
          <w:trHeight w:val="315"/>
          <w:trPrChange w:id="90" w:author="Павел Овчинников" w:date="2017-06-05T17:13:00Z">
            <w:trPr>
              <w:trHeight w:val="315"/>
            </w:trPr>
          </w:trPrChange>
        </w:trPr>
        <w:tc>
          <w:tcPr>
            <w:tcW w:w="1157" w:type="dxa"/>
            <w:noWrap/>
            <w:tcPrChange w:id="91" w:author="Павел Овчинников" w:date="2017-06-05T17:13:00Z">
              <w:tcPr>
                <w:tcW w:w="11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  A4</w:t>
            </w:r>
          </w:p>
        </w:tc>
        <w:tc>
          <w:tcPr>
            <w:tcW w:w="2354" w:type="dxa"/>
            <w:tcPrChange w:id="92" w:author="Павел Овчинников" w:date="2017-06-05T17:13:00Z">
              <w:tcPr>
                <w:tcW w:w="240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Прослушать композицию</w:t>
            </w:r>
          </w:p>
        </w:tc>
        <w:tc>
          <w:tcPr>
            <w:tcW w:w="3614" w:type="dxa"/>
            <w:tcPrChange w:id="93" w:author="Павел Овчинников" w:date="2017-06-05T17:13:00Z">
              <w:tcPr>
                <w:tcW w:w="341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Предоставление пользователю возможности воспроизведения медиа данных из </w:t>
            </w:r>
            <w:proofErr w:type="spellStart"/>
            <w:r w:rsidRPr="00205F07">
              <w:t>медиатеки</w:t>
            </w:r>
            <w:proofErr w:type="spellEnd"/>
          </w:p>
        </w:tc>
        <w:tc>
          <w:tcPr>
            <w:tcW w:w="917" w:type="dxa"/>
            <w:noWrap/>
            <w:tcPrChange w:id="94" w:author="Павел Овчинников" w:date="2017-06-05T17:13:00Z">
              <w:tcPr>
                <w:tcW w:w="895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855" w:type="dxa"/>
            <w:noWrap/>
            <w:tcPrChange w:id="95" w:author="Павел Овчинников" w:date="2017-06-05T17:13:00Z">
              <w:tcPr>
                <w:tcW w:w="121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09" w:type="dxa"/>
            <w:noWrap/>
            <w:tcPrChange w:id="96" w:author="Павел Овчинников" w:date="2017-06-05T17:13:00Z">
              <w:tcPr>
                <w:tcW w:w="7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</w:tr>
      <w:tr w:rsidR="00205F07" w:rsidRPr="00205F07" w:rsidTr="00303C40">
        <w:trPr>
          <w:trHeight w:val="315"/>
          <w:trPrChange w:id="97" w:author="Павел Овчинников" w:date="2017-06-05T17:13:00Z">
            <w:trPr>
              <w:trHeight w:val="315"/>
            </w:trPr>
          </w:trPrChange>
        </w:trPr>
        <w:tc>
          <w:tcPr>
            <w:tcW w:w="1157" w:type="dxa"/>
            <w:noWrap/>
            <w:tcPrChange w:id="98" w:author="Павел Овчинников" w:date="2017-06-05T17:13:00Z">
              <w:tcPr>
                <w:tcW w:w="11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  A5</w:t>
            </w:r>
          </w:p>
        </w:tc>
        <w:tc>
          <w:tcPr>
            <w:tcW w:w="2354" w:type="dxa"/>
            <w:tcPrChange w:id="99" w:author="Павел Овчинников" w:date="2017-06-05T17:13:00Z">
              <w:tcPr>
                <w:tcW w:w="240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Управление пользователем</w:t>
            </w:r>
          </w:p>
        </w:tc>
        <w:tc>
          <w:tcPr>
            <w:tcW w:w="3614" w:type="dxa"/>
            <w:tcPrChange w:id="100" w:author="Павел Овчинников" w:date="2017-06-05T17:13:00Z">
              <w:tcPr>
                <w:tcW w:w="341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Выполнение запросов на авторизацию и регистрацию пользователя, редактирование пользовательских данных</w:t>
            </w:r>
          </w:p>
        </w:tc>
        <w:tc>
          <w:tcPr>
            <w:tcW w:w="917" w:type="dxa"/>
            <w:noWrap/>
            <w:tcPrChange w:id="101" w:author="Павел Овчинников" w:date="2017-06-05T17:13:00Z">
              <w:tcPr>
                <w:tcW w:w="895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>
              <w:t>3</w:t>
            </w:r>
          </w:p>
        </w:tc>
        <w:tc>
          <w:tcPr>
            <w:tcW w:w="855" w:type="dxa"/>
            <w:noWrap/>
            <w:tcPrChange w:id="102" w:author="Павел Овчинников" w:date="2017-06-05T17:13:00Z">
              <w:tcPr>
                <w:tcW w:w="121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1</w:t>
            </w:r>
          </w:p>
        </w:tc>
        <w:tc>
          <w:tcPr>
            <w:tcW w:w="709" w:type="dxa"/>
            <w:noWrap/>
            <w:tcPrChange w:id="103" w:author="Павел Овчинников" w:date="2017-06-05T17:13:00Z">
              <w:tcPr>
                <w:tcW w:w="7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19</w:t>
            </w:r>
          </w:p>
        </w:tc>
      </w:tr>
      <w:tr w:rsidR="00205F07" w:rsidRPr="00205F07" w:rsidTr="00303C40">
        <w:trPr>
          <w:trHeight w:val="315"/>
          <w:trPrChange w:id="104" w:author="Павел Овчинников" w:date="2017-06-05T17:13:00Z">
            <w:trPr>
              <w:trHeight w:val="315"/>
            </w:trPr>
          </w:trPrChange>
        </w:trPr>
        <w:tc>
          <w:tcPr>
            <w:tcW w:w="1157" w:type="dxa"/>
            <w:noWrap/>
            <w:tcPrChange w:id="105" w:author="Павел Овчинников" w:date="2017-06-05T17:13:00Z">
              <w:tcPr>
                <w:tcW w:w="11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lastRenderedPageBreak/>
              <w:t>A11</w:t>
            </w:r>
          </w:p>
        </w:tc>
        <w:tc>
          <w:tcPr>
            <w:tcW w:w="2354" w:type="dxa"/>
            <w:tcPrChange w:id="106" w:author="Павел Овчинников" w:date="2017-06-05T17:13:00Z">
              <w:tcPr>
                <w:tcW w:w="240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Сравнение </w:t>
            </w:r>
            <w:proofErr w:type="spellStart"/>
            <w:r w:rsidRPr="00205F07">
              <w:t>новопоступивших</w:t>
            </w:r>
            <w:proofErr w:type="spellEnd"/>
            <w:r w:rsidRPr="00205F07">
              <w:t xml:space="preserve"> </w:t>
            </w:r>
            <w:proofErr w:type="spellStart"/>
            <w:r w:rsidRPr="00205F07">
              <w:t>медиданных</w:t>
            </w:r>
            <w:proofErr w:type="spellEnd"/>
            <w:r w:rsidRPr="00205F07">
              <w:t xml:space="preserve"> с содержанием </w:t>
            </w:r>
            <w:proofErr w:type="spellStart"/>
            <w:r w:rsidRPr="00205F07">
              <w:t>медиатеки</w:t>
            </w:r>
            <w:proofErr w:type="spellEnd"/>
          </w:p>
        </w:tc>
        <w:tc>
          <w:tcPr>
            <w:tcW w:w="3614" w:type="dxa"/>
            <w:tcPrChange w:id="107" w:author="Павел Овчинников" w:date="2017-06-05T17:13:00Z">
              <w:tcPr>
                <w:tcW w:w="341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Проверка на дублирование данных </w:t>
            </w:r>
            <w:proofErr w:type="spellStart"/>
            <w:r w:rsidRPr="00205F07">
              <w:t>медиатеки</w:t>
            </w:r>
            <w:proofErr w:type="spellEnd"/>
          </w:p>
        </w:tc>
        <w:tc>
          <w:tcPr>
            <w:tcW w:w="917" w:type="dxa"/>
            <w:noWrap/>
            <w:tcPrChange w:id="108" w:author="Павел Овчинников" w:date="2017-06-05T17:13:00Z">
              <w:tcPr>
                <w:tcW w:w="895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855" w:type="dxa"/>
            <w:noWrap/>
            <w:tcPrChange w:id="109" w:author="Павел Овчинников" w:date="2017-06-05T17:13:00Z">
              <w:tcPr>
                <w:tcW w:w="121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09" w:type="dxa"/>
            <w:noWrap/>
            <w:tcPrChange w:id="110" w:author="Павел Овчинников" w:date="2017-06-05T17:13:00Z">
              <w:tcPr>
                <w:tcW w:w="7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</w:tr>
      <w:tr w:rsidR="00205F07" w:rsidRPr="00205F07" w:rsidTr="00303C40">
        <w:trPr>
          <w:trHeight w:val="315"/>
          <w:trPrChange w:id="111" w:author="Павел Овчинников" w:date="2017-06-05T17:13:00Z">
            <w:trPr>
              <w:trHeight w:val="315"/>
            </w:trPr>
          </w:trPrChange>
        </w:trPr>
        <w:tc>
          <w:tcPr>
            <w:tcW w:w="1157" w:type="dxa"/>
            <w:noWrap/>
            <w:tcPrChange w:id="112" w:author="Павел Овчинников" w:date="2017-06-05T17:13:00Z">
              <w:tcPr>
                <w:tcW w:w="11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  <w:rPr>
                <w:lang w:val="en-US"/>
              </w:rPr>
            </w:pPr>
            <w:r w:rsidRPr="00205F07">
              <w:rPr>
                <w:lang w:val="en-US"/>
              </w:rPr>
              <w:t>A12</w:t>
            </w:r>
          </w:p>
        </w:tc>
        <w:tc>
          <w:tcPr>
            <w:tcW w:w="2354" w:type="dxa"/>
            <w:tcPrChange w:id="113" w:author="Павел Овчинников" w:date="2017-06-05T17:13:00Z">
              <w:tcPr>
                <w:tcW w:w="240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Анализ отсутствующих в </w:t>
            </w:r>
            <w:proofErr w:type="spellStart"/>
            <w:r w:rsidRPr="00205F07">
              <w:t>медиатеке</w:t>
            </w:r>
            <w:proofErr w:type="spellEnd"/>
            <w:r w:rsidRPr="00205F07">
              <w:t xml:space="preserve"> </w:t>
            </w:r>
            <w:proofErr w:type="spellStart"/>
            <w:r w:rsidRPr="00205F07">
              <w:t>новопоступивших</w:t>
            </w:r>
            <w:proofErr w:type="spellEnd"/>
            <w:r w:rsidRPr="00205F07">
              <w:t xml:space="preserve"> </w:t>
            </w:r>
            <w:proofErr w:type="spellStart"/>
            <w:r w:rsidRPr="00205F07">
              <w:t>медиаданных</w:t>
            </w:r>
            <w:proofErr w:type="spellEnd"/>
          </w:p>
        </w:tc>
        <w:tc>
          <w:tcPr>
            <w:tcW w:w="3614" w:type="dxa"/>
            <w:tcPrChange w:id="114" w:author="Павел Овчинников" w:date="2017-06-05T17:13:00Z">
              <w:tcPr>
                <w:tcW w:w="341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Проверка возможности свободного распространения </w:t>
            </w:r>
            <w:proofErr w:type="spellStart"/>
            <w:r w:rsidRPr="00205F07">
              <w:t>медиаданных</w:t>
            </w:r>
            <w:proofErr w:type="spellEnd"/>
          </w:p>
        </w:tc>
        <w:tc>
          <w:tcPr>
            <w:tcW w:w="917" w:type="dxa"/>
            <w:noWrap/>
            <w:tcPrChange w:id="115" w:author="Павел Овчинников" w:date="2017-06-05T17:13:00Z">
              <w:tcPr>
                <w:tcW w:w="895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855" w:type="dxa"/>
            <w:noWrap/>
            <w:tcPrChange w:id="116" w:author="Павел Овчинников" w:date="2017-06-05T17:13:00Z">
              <w:tcPr>
                <w:tcW w:w="121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09" w:type="dxa"/>
            <w:noWrap/>
            <w:tcPrChange w:id="117" w:author="Павел Овчинников" w:date="2017-06-05T17:13:00Z">
              <w:tcPr>
                <w:tcW w:w="7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</w:tr>
      <w:tr w:rsidR="00205F07" w:rsidRPr="00205F07" w:rsidTr="00303C40">
        <w:trPr>
          <w:trHeight w:val="315"/>
          <w:trPrChange w:id="118" w:author="Павел Овчинников" w:date="2017-06-05T17:13:00Z">
            <w:trPr>
              <w:trHeight w:val="315"/>
            </w:trPr>
          </w:trPrChange>
        </w:trPr>
        <w:tc>
          <w:tcPr>
            <w:tcW w:w="1157" w:type="dxa"/>
            <w:noWrap/>
            <w:tcPrChange w:id="119" w:author="Павел Овчинников" w:date="2017-06-05T17:13:00Z">
              <w:tcPr>
                <w:tcW w:w="11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  <w:rPr>
                <w:lang w:val="en-US"/>
              </w:rPr>
            </w:pPr>
            <w:r w:rsidRPr="00205F07">
              <w:rPr>
                <w:lang w:val="en-US"/>
              </w:rPr>
              <w:t>A13</w:t>
            </w:r>
          </w:p>
        </w:tc>
        <w:tc>
          <w:tcPr>
            <w:tcW w:w="2354" w:type="dxa"/>
            <w:tcPrChange w:id="120" w:author="Павел Овчинников" w:date="2017-06-05T17:13:00Z">
              <w:tcPr>
                <w:tcW w:w="240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Внесение изменений в содержание </w:t>
            </w:r>
            <w:proofErr w:type="spellStart"/>
            <w:r w:rsidRPr="00205F07">
              <w:t>медиатеки</w:t>
            </w:r>
            <w:proofErr w:type="spellEnd"/>
          </w:p>
        </w:tc>
        <w:tc>
          <w:tcPr>
            <w:tcW w:w="3614" w:type="dxa"/>
            <w:tcPrChange w:id="121" w:author="Павел Овчинников" w:date="2017-06-05T17:13:00Z">
              <w:tcPr>
                <w:tcW w:w="341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Запись в </w:t>
            </w:r>
            <w:proofErr w:type="spellStart"/>
            <w:r w:rsidRPr="00205F07">
              <w:t>медиатеку</w:t>
            </w:r>
            <w:proofErr w:type="spellEnd"/>
            <w:r w:rsidRPr="00205F07">
              <w:t xml:space="preserve"> нового </w:t>
            </w:r>
            <w:proofErr w:type="spellStart"/>
            <w:r w:rsidRPr="00205F07">
              <w:t>медиафайла</w:t>
            </w:r>
            <w:proofErr w:type="spellEnd"/>
            <w:r w:rsidRPr="00205F07">
              <w:t xml:space="preserve"> или замена существующего</w:t>
            </w:r>
          </w:p>
        </w:tc>
        <w:tc>
          <w:tcPr>
            <w:tcW w:w="917" w:type="dxa"/>
            <w:noWrap/>
            <w:tcPrChange w:id="122" w:author="Павел Овчинников" w:date="2017-06-05T17:13:00Z">
              <w:tcPr>
                <w:tcW w:w="895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855" w:type="dxa"/>
            <w:noWrap/>
            <w:tcPrChange w:id="123" w:author="Павел Овчинников" w:date="2017-06-05T17:13:00Z">
              <w:tcPr>
                <w:tcW w:w="121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09" w:type="dxa"/>
            <w:noWrap/>
            <w:tcPrChange w:id="124" w:author="Павел Овчинников" w:date="2017-06-05T17:13:00Z">
              <w:tcPr>
                <w:tcW w:w="7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</w:tr>
      <w:tr w:rsidR="00205F07" w:rsidRPr="00205F07" w:rsidTr="00303C40">
        <w:trPr>
          <w:trHeight w:val="315"/>
          <w:trPrChange w:id="125" w:author="Павел Овчинников" w:date="2017-06-05T17:13:00Z">
            <w:trPr>
              <w:trHeight w:val="315"/>
            </w:trPr>
          </w:trPrChange>
        </w:trPr>
        <w:tc>
          <w:tcPr>
            <w:tcW w:w="1157" w:type="dxa"/>
            <w:noWrap/>
            <w:tcPrChange w:id="126" w:author="Павел Овчинников" w:date="2017-06-05T17:13:00Z">
              <w:tcPr>
                <w:tcW w:w="11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  <w:rPr>
                <w:lang w:val="en-US"/>
              </w:rPr>
            </w:pPr>
            <w:r w:rsidRPr="00205F07">
              <w:rPr>
                <w:lang w:val="en-US"/>
              </w:rPr>
              <w:t>A21</w:t>
            </w:r>
          </w:p>
        </w:tc>
        <w:tc>
          <w:tcPr>
            <w:tcW w:w="2354" w:type="dxa"/>
            <w:tcPrChange w:id="127" w:author="Павел Овчинников" w:date="2017-06-05T17:13:00Z">
              <w:tcPr>
                <w:tcW w:w="240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Анализ </w:t>
            </w:r>
            <w:proofErr w:type="spellStart"/>
            <w:r w:rsidRPr="00205F07">
              <w:t>новопоступивших</w:t>
            </w:r>
            <w:proofErr w:type="spellEnd"/>
            <w:r w:rsidRPr="00205F07">
              <w:t xml:space="preserve"> данных</w:t>
            </w:r>
          </w:p>
        </w:tc>
        <w:tc>
          <w:tcPr>
            <w:tcW w:w="3614" w:type="dxa"/>
            <w:tcPrChange w:id="128" w:author="Павел Овчинников" w:date="2017-06-05T17:13:00Z">
              <w:tcPr>
                <w:tcW w:w="341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Проверка достоверности новых метаданных</w:t>
            </w:r>
          </w:p>
        </w:tc>
        <w:tc>
          <w:tcPr>
            <w:tcW w:w="917" w:type="dxa"/>
            <w:noWrap/>
            <w:tcPrChange w:id="129" w:author="Павел Овчинников" w:date="2017-06-05T17:13:00Z">
              <w:tcPr>
                <w:tcW w:w="895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855" w:type="dxa"/>
            <w:noWrap/>
            <w:tcPrChange w:id="130" w:author="Павел Овчинников" w:date="2017-06-05T17:13:00Z">
              <w:tcPr>
                <w:tcW w:w="121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09" w:type="dxa"/>
            <w:noWrap/>
            <w:tcPrChange w:id="131" w:author="Павел Овчинников" w:date="2017-06-05T17:13:00Z">
              <w:tcPr>
                <w:tcW w:w="7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</w:tr>
      <w:tr w:rsidR="00205F07" w:rsidRPr="00205F07" w:rsidTr="00303C40">
        <w:trPr>
          <w:trHeight w:val="315"/>
          <w:trPrChange w:id="132" w:author="Павел Овчинников" w:date="2017-06-05T17:13:00Z">
            <w:trPr>
              <w:trHeight w:val="315"/>
            </w:trPr>
          </w:trPrChange>
        </w:trPr>
        <w:tc>
          <w:tcPr>
            <w:tcW w:w="1157" w:type="dxa"/>
            <w:noWrap/>
            <w:tcPrChange w:id="133" w:author="Павел Овчинников" w:date="2017-06-05T17:13:00Z">
              <w:tcPr>
                <w:tcW w:w="11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  <w:rPr>
                <w:lang w:val="en-US"/>
              </w:rPr>
            </w:pPr>
            <w:r w:rsidRPr="00205F07">
              <w:rPr>
                <w:lang w:val="en-US"/>
              </w:rPr>
              <w:t>A22</w:t>
            </w:r>
          </w:p>
        </w:tc>
        <w:tc>
          <w:tcPr>
            <w:tcW w:w="2354" w:type="dxa"/>
            <w:tcPrChange w:id="134" w:author="Павел Овчинников" w:date="2017-06-05T17:13:00Z">
              <w:tcPr>
                <w:tcW w:w="240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Сравнение с текущими данными в базе</w:t>
            </w:r>
          </w:p>
        </w:tc>
        <w:tc>
          <w:tcPr>
            <w:tcW w:w="3614" w:type="dxa"/>
            <w:tcPrChange w:id="135" w:author="Павел Овчинников" w:date="2017-06-05T17:13:00Z">
              <w:tcPr>
                <w:tcW w:w="341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Проверка на дублирование данных в базе метаданных</w:t>
            </w:r>
          </w:p>
        </w:tc>
        <w:tc>
          <w:tcPr>
            <w:tcW w:w="917" w:type="dxa"/>
            <w:noWrap/>
            <w:tcPrChange w:id="136" w:author="Павел Овчинников" w:date="2017-06-05T17:13:00Z">
              <w:tcPr>
                <w:tcW w:w="895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855" w:type="dxa"/>
            <w:noWrap/>
            <w:tcPrChange w:id="137" w:author="Павел Овчинников" w:date="2017-06-05T17:13:00Z">
              <w:tcPr>
                <w:tcW w:w="121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09" w:type="dxa"/>
            <w:noWrap/>
            <w:tcPrChange w:id="138" w:author="Павел Овчинников" w:date="2017-06-05T17:13:00Z">
              <w:tcPr>
                <w:tcW w:w="7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</w:tr>
      <w:tr w:rsidR="00205F07" w:rsidRPr="00205F07" w:rsidTr="00303C40">
        <w:trPr>
          <w:trHeight w:val="315"/>
          <w:trPrChange w:id="139" w:author="Павел Овчинников" w:date="2017-06-05T17:13:00Z">
            <w:trPr>
              <w:trHeight w:val="315"/>
            </w:trPr>
          </w:trPrChange>
        </w:trPr>
        <w:tc>
          <w:tcPr>
            <w:tcW w:w="1157" w:type="dxa"/>
            <w:noWrap/>
            <w:tcPrChange w:id="140" w:author="Павел Овчинников" w:date="2017-06-05T17:13:00Z">
              <w:tcPr>
                <w:tcW w:w="11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  <w:rPr>
                <w:lang w:val="en-US"/>
              </w:rPr>
            </w:pPr>
            <w:r w:rsidRPr="00205F07">
              <w:rPr>
                <w:lang w:val="en-US"/>
              </w:rPr>
              <w:t>A23</w:t>
            </w:r>
          </w:p>
        </w:tc>
        <w:tc>
          <w:tcPr>
            <w:tcW w:w="2354" w:type="dxa"/>
            <w:tcPrChange w:id="141" w:author="Павел Овчинников" w:date="2017-06-05T17:13:00Z">
              <w:tcPr>
                <w:tcW w:w="240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Внесение изменений в базу</w:t>
            </w:r>
          </w:p>
        </w:tc>
        <w:tc>
          <w:tcPr>
            <w:tcW w:w="3614" w:type="dxa"/>
            <w:tcPrChange w:id="142" w:author="Павел Овчинников" w:date="2017-06-05T17:13:00Z">
              <w:tcPr>
                <w:tcW w:w="341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Запись в базу метаданных новых данных или изменение существующих</w:t>
            </w:r>
          </w:p>
        </w:tc>
        <w:tc>
          <w:tcPr>
            <w:tcW w:w="917" w:type="dxa"/>
            <w:noWrap/>
            <w:tcPrChange w:id="143" w:author="Павел Овчинников" w:date="2017-06-05T17:13:00Z">
              <w:tcPr>
                <w:tcW w:w="895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855" w:type="dxa"/>
            <w:noWrap/>
            <w:tcPrChange w:id="144" w:author="Павел Овчинников" w:date="2017-06-05T17:13:00Z">
              <w:tcPr>
                <w:tcW w:w="121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09" w:type="dxa"/>
            <w:noWrap/>
            <w:tcPrChange w:id="145" w:author="Павел Овчинников" w:date="2017-06-05T17:13:00Z">
              <w:tcPr>
                <w:tcW w:w="7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</w:tr>
      <w:tr w:rsidR="00205F07" w:rsidRPr="00205F07" w:rsidTr="00303C40">
        <w:trPr>
          <w:trHeight w:val="315"/>
          <w:trPrChange w:id="146" w:author="Павел Овчинников" w:date="2017-06-05T17:13:00Z">
            <w:trPr>
              <w:trHeight w:val="315"/>
            </w:trPr>
          </w:trPrChange>
        </w:trPr>
        <w:tc>
          <w:tcPr>
            <w:tcW w:w="1157" w:type="dxa"/>
            <w:noWrap/>
            <w:tcPrChange w:id="147" w:author="Павел Овчинников" w:date="2017-06-05T17:13:00Z">
              <w:tcPr>
                <w:tcW w:w="11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  <w:rPr>
                <w:lang w:val="en-US"/>
              </w:rPr>
            </w:pPr>
            <w:r w:rsidRPr="00205F07">
              <w:rPr>
                <w:lang w:val="en-US"/>
              </w:rPr>
              <w:t>A51</w:t>
            </w:r>
          </w:p>
        </w:tc>
        <w:tc>
          <w:tcPr>
            <w:tcW w:w="2354" w:type="dxa"/>
            <w:tcPrChange w:id="148" w:author="Павел Овчинников" w:date="2017-06-05T17:13:00Z">
              <w:tcPr>
                <w:tcW w:w="240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Регистрация пользователя</w:t>
            </w:r>
          </w:p>
        </w:tc>
        <w:tc>
          <w:tcPr>
            <w:tcW w:w="3614" w:type="dxa"/>
            <w:tcPrChange w:id="149" w:author="Павел Овчинников" w:date="2017-06-05T17:13:00Z">
              <w:tcPr>
                <w:tcW w:w="341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Создание нового пользователя в системе</w:t>
            </w:r>
          </w:p>
        </w:tc>
        <w:tc>
          <w:tcPr>
            <w:tcW w:w="917" w:type="dxa"/>
            <w:noWrap/>
            <w:tcPrChange w:id="150" w:author="Павел Овчинников" w:date="2017-06-05T17:13:00Z">
              <w:tcPr>
                <w:tcW w:w="895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855" w:type="dxa"/>
            <w:noWrap/>
            <w:tcPrChange w:id="151" w:author="Павел Овчинников" w:date="2017-06-05T17:13:00Z">
              <w:tcPr>
                <w:tcW w:w="121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09" w:type="dxa"/>
            <w:noWrap/>
            <w:tcPrChange w:id="152" w:author="Павел Овчинников" w:date="2017-06-05T17:13:00Z">
              <w:tcPr>
                <w:tcW w:w="7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</w:tr>
      <w:tr w:rsidR="00205F07" w:rsidRPr="00205F07" w:rsidTr="00303C40">
        <w:trPr>
          <w:trHeight w:val="315"/>
          <w:trPrChange w:id="153" w:author="Павел Овчинников" w:date="2017-06-05T17:13:00Z">
            <w:trPr>
              <w:trHeight w:val="315"/>
            </w:trPr>
          </w:trPrChange>
        </w:trPr>
        <w:tc>
          <w:tcPr>
            <w:tcW w:w="1157" w:type="dxa"/>
            <w:noWrap/>
            <w:tcPrChange w:id="154" w:author="Павел Овчинников" w:date="2017-06-05T17:13:00Z">
              <w:tcPr>
                <w:tcW w:w="11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  <w:rPr>
                <w:lang w:val="en-US"/>
              </w:rPr>
            </w:pPr>
            <w:r w:rsidRPr="00205F07">
              <w:rPr>
                <w:lang w:val="en-US"/>
              </w:rPr>
              <w:t>A52</w:t>
            </w:r>
          </w:p>
        </w:tc>
        <w:tc>
          <w:tcPr>
            <w:tcW w:w="2354" w:type="dxa"/>
            <w:tcPrChange w:id="155" w:author="Павел Овчинников" w:date="2017-06-05T17:13:00Z">
              <w:tcPr>
                <w:tcW w:w="240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Авторизация пользователя</w:t>
            </w:r>
          </w:p>
        </w:tc>
        <w:tc>
          <w:tcPr>
            <w:tcW w:w="3614" w:type="dxa"/>
            <w:tcPrChange w:id="156" w:author="Павел Овчинников" w:date="2017-06-05T17:13:00Z">
              <w:tcPr>
                <w:tcW w:w="341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Выполнение входа пользователя в личный кабинет</w:t>
            </w:r>
          </w:p>
        </w:tc>
        <w:tc>
          <w:tcPr>
            <w:tcW w:w="917" w:type="dxa"/>
            <w:noWrap/>
            <w:tcPrChange w:id="157" w:author="Павел Овчинников" w:date="2017-06-05T17:13:00Z">
              <w:tcPr>
                <w:tcW w:w="895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855" w:type="dxa"/>
            <w:noWrap/>
            <w:tcPrChange w:id="158" w:author="Павел Овчинников" w:date="2017-06-05T17:13:00Z">
              <w:tcPr>
                <w:tcW w:w="121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09" w:type="dxa"/>
            <w:noWrap/>
            <w:tcPrChange w:id="159" w:author="Павел Овчинников" w:date="2017-06-05T17:13:00Z">
              <w:tcPr>
                <w:tcW w:w="7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</w:tr>
      <w:tr w:rsidR="00205F07" w:rsidRPr="00205F07" w:rsidTr="00303C40">
        <w:trPr>
          <w:trHeight w:val="315"/>
          <w:trPrChange w:id="160" w:author="Павел Овчинников" w:date="2017-06-05T17:13:00Z">
            <w:trPr>
              <w:trHeight w:val="315"/>
            </w:trPr>
          </w:trPrChange>
        </w:trPr>
        <w:tc>
          <w:tcPr>
            <w:tcW w:w="1157" w:type="dxa"/>
            <w:noWrap/>
            <w:tcPrChange w:id="161" w:author="Павел Овчинников" w:date="2017-06-05T17:13:00Z">
              <w:tcPr>
                <w:tcW w:w="11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  <w:rPr>
                <w:lang w:val="en-US"/>
              </w:rPr>
            </w:pPr>
            <w:r w:rsidRPr="00205F07">
              <w:rPr>
                <w:lang w:val="en-US"/>
              </w:rPr>
              <w:t>A53</w:t>
            </w:r>
          </w:p>
        </w:tc>
        <w:tc>
          <w:tcPr>
            <w:tcW w:w="2354" w:type="dxa"/>
            <w:tcPrChange w:id="162" w:author="Павел Овчинников" w:date="2017-06-05T17:13:00Z">
              <w:tcPr>
                <w:tcW w:w="240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Редактирование данных пользователя</w:t>
            </w:r>
          </w:p>
        </w:tc>
        <w:tc>
          <w:tcPr>
            <w:tcW w:w="3614" w:type="dxa"/>
            <w:tcPrChange w:id="163" w:author="Павел Овчинников" w:date="2017-06-05T17:13:00Z">
              <w:tcPr>
                <w:tcW w:w="3419" w:type="dxa"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Выполнение запроса пользователя на изменение своих данных</w:t>
            </w:r>
          </w:p>
        </w:tc>
        <w:tc>
          <w:tcPr>
            <w:tcW w:w="917" w:type="dxa"/>
            <w:noWrap/>
            <w:tcPrChange w:id="164" w:author="Павел Овчинников" w:date="2017-06-05T17:13:00Z">
              <w:tcPr>
                <w:tcW w:w="895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855" w:type="dxa"/>
            <w:noWrap/>
            <w:tcPrChange w:id="165" w:author="Павел Овчинников" w:date="2017-06-05T17:13:00Z">
              <w:tcPr>
                <w:tcW w:w="121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09" w:type="dxa"/>
            <w:noWrap/>
            <w:tcPrChange w:id="166" w:author="Павел Овчинников" w:date="2017-06-05T17:13:00Z">
              <w:tcPr>
                <w:tcW w:w="730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</w:p>
        </w:tc>
      </w:tr>
    </w:tbl>
    <w:p w:rsidR="00205F07" w:rsidRPr="00205F07" w:rsidRDefault="00205F07" w:rsidP="00205F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7EE2" w:rsidRDefault="00205F07" w:rsidP="003C4118">
      <w:pPr>
        <w:pStyle w:val="a3"/>
        <w:jc w:val="right"/>
      </w:pPr>
      <w:r w:rsidRPr="00205F07">
        <w:t>Таблица 2</w:t>
      </w:r>
      <w:r w:rsidR="00AC7EE2">
        <w:t>.1.2</w:t>
      </w:r>
      <w:r w:rsidRPr="00205F07">
        <w:t>.</w:t>
      </w:r>
    </w:p>
    <w:p w:rsidR="00F75995" w:rsidRPr="00205F07" w:rsidRDefault="00205F07" w:rsidP="003C4118">
      <w:pPr>
        <w:pStyle w:val="a3"/>
        <w:jc w:val="right"/>
      </w:pPr>
      <w:r w:rsidRPr="00205F07">
        <w:t xml:space="preserve"> Список материальных и информационных потоков.</w:t>
      </w:r>
    </w:p>
    <w:tbl>
      <w:tblPr>
        <w:tblW w:w="9611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  <w:tblPrChange w:id="167" w:author="Павел Овчинников" w:date="2017-06-05T17:13:00Z">
          <w:tblPr>
            <w:tblW w:w="9781" w:type="dxa"/>
            <w:tblInd w:w="-147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000" w:firstRow="0" w:lastRow="0" w:firstColumn="0" w:lastColumn="0" w:noHBand="0" w:noVBand="0"/>
          </w:tblPr>
        </w:tblPrChange>
      </w:tblPr>
      <w:tblGrid>
        <w:gridCol w:w="3119"/>
        <w:gridCol w:w="2374"/>
        <w:gridCol w:w="4118"/>
        <w:tblGridChange w:id="168">
          <w:tblGrid>
            <w:gridCol w:w="3119"/>
            <w:gridCol w:w="2374"/>
            <w:gridCol w:w="4288"/>
          </w:tblGrid>
        </w:tblGridChange>
      </w:tblGrid>
      <w:tr w:rsidR="00205F07" w:rsidRPr="00205F07" w:rsidTr="00303C40">
        <w:trPr>
          <w:trHeight w:val="255"/>
          <w:trPrChange w:id="169" w:author="Павел Овчинников" w:date="2017-06-05T17:13:00Z">
            <w:trPr>
              <w:trHeight w:val="255"/>
            </w:trPr>
          </w:trPrChange>
        </w:trPr>
        <w:tc>
          <w:tcPr>
            <w:tcW w:w="3119" w:type="dxa"/>
            <w:noWrap/>
            <w:vAlign w:val="bottom"/>
            <w:tcPrChange w:id="170" w:author="Павел Овчинников" w:date="2017-06-05T17:13:00Z">
              <w:tcPr>
                <w:tcW w:w="3119" w:type="dxa"/>
                <w:noWrap/>
                <w:vAlign w:val="bottom"/>
              </w:tcPr>
            </w:tcPrChange>
          </w:tcPr>
          <w:p w:rsidR="00205F07" w:rsidRPr="00634FE3" w:rsidRDefault="00205F07" w:rsidP="003C4118">
            <w:pPr>
              <w:pStyle w:val="ae"/>
            </w:pPr>
            <w:r w:rsidRPr="00634FE3">
              <w:t>Наименование</w:t>
            </w:r>
          </w:p>
        </w:tc>
        <w:tc>
          <w:tcPr>
            <w:tcW w:w="2374" w:type="dxa"/>
            <w:noWrap/>
            <w:vAlign w:val="bottom"/>
            <w:tcPrChange w:id="171" w:author="Павел Овчинников" w:date="2017-06-05T17:13:00Z">
              <w:tcPr>
                <w:tcW w:w="2374" w:type="dxa"/>
                <w:noWrap/>
                <w:vAlign w:val="bottom"/>
              </w:tcPr>
            </w:tcPrChange>
          </w:tcPr>
          <w:p w:rsidR="00205F07" w:rsidRPr="00634FE3" w:rsidRDefault="00205F07" w:rsidP="003C4118">
            <w:pPr>
              <w:pStyle w:val="ae"/>
            </w:pPr>
            <w:r w:rsidRPr="00634FE3">
              <w:t>Тип</w:t>
            </w:r>
          </w:p>
        </w:tc>
        <w:tc>
          <w:tcPr>
            <w:tcW w:w="4118" w:type="dxa"/>
            <w:noWrap/>
            <w:vAlign w:val="bottom"/>
            <w:tcPrChange w:id="172" w:author="Павел Овчинников" w:date="2017-06-05T17:13:00Z">
              <w:tcPr>
                <w:tcW w:w="4288" w:type="dxa"/>
                <w:noWrap/>
                <w:vAlign w:val="bottom"/>
              </w:tcPr>
            </w:tcPrChange>
          </w:tcPr>
          <w:p w:rsidR="00205F07" w:rsidRPr="00634FE3" w:rsidRDefault="00205F07" w:rsidP="003C4118">
            <w:pPr>
              <w:pStyle w:val="ae"/>
            </w:pPr>
            <w:r w:rsidRPr="00634FE3">
              <w:t>Определение</w:t>
            </w:r>
          </w:p>
        </w:tc>
      </w:tr>
      <w:tr w:rsidR="00205F07" w:rsidRPr="00205F07" w:rsidTr="00303C40">
        <w:trPr>
          <w:trHeight w:val="255"/>
          <w:trPrChange w:id="173" w:author="Павел Овчинников" w:date="2017-06-05T17:13:00Z">
            <w:trPr>
              <w:trHeight w:val="255"/>
            </w:trPr>
          </w:trPrChange>
        </w:trPr>
        <w:tc>
          <w:tcPr>
            <w:tcW w:w="3119" w:type="dxa"/>
            <w:noWrap/>
            <w:tcPrChange w:id="174" w:author="Павел Овчинников" w:date="2017-06-05T17:13:00Z">
              <w:tcPr>
                <w:tcW w:w="3119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Администратор</w:t>
            </w:r>
          </w:p>
        </w:tc>
        <w:tc>
          <w:tcPr>
            <w:tcW w:w="2374" w:type="dxa"/>
            <w:noWrap/>
            <w:tcPrChange w:id="175" w:author="Павел Овчинников" w:date="2017-06-05T17:13:00Z">
              <w:tcPr>
                <w:tcW w:w="237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proofErr w:type="spellStart"/>
            <w:r w:rsidRPr="00205F07">
              <w:t>Mechanism</w:t>
            </w:r>
            <w:proofErr w:type="spellEnd"/>
          </w:p>
        </w:tc>
        <w:tc>
          <w:tcPr>
            <w:tcW w:w="4118" w:type="dxa"/>
            <w:noWrap/>
            <w:tcPrChange w:id="176" w:author="Павел Овчинников" w:date="2017-06-05T17:13:00Z">
              <w:tcPr>
                <w:tcW w:w="4288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Лицо, которое помимо возможностей пользователя имеет также возможность редактирования </w:t>
            </w:r>
            <w:proofErr w:type="spellStart"/>
            <w:r w:rsidRPr="00205F07">
              <w:t>медиатеки</w:t>
            </w:r>
            <w:proofErr w:type="spellEnd"/>
            <w:r w:rsidRPr="00205F07">
              <w:t xml:space="preserve"> и базы данных</w:t>
            </w:r>
          </w:p>
        </w:tc>
      </w:tr>
      <w:tr w:rsidR="00205F07" w:rsidRPr="00205F07" w:rsidTr="00303C40">
        <w:trPr>
          <w:trHeight w:val="255"/>
          <w:trPrChange w:id="177" w:author="Павел Овчинников" w:date="2017-06-05T17:13:00Z">
            <w:trPr>
              <w:trHeight w:val="255"/>
            </w:trPr>
          </w:trPrChange>
        </w:trPr>
        <w:tc>
          <w:tcPr>
            <w:tcW w:w="3119" w:type="dxa"/>
            <w:noWrap/>
            <w:tcPrChange w:id="178" w:author="Павел Овчинников" w:date="2017-06-05T17:13:00Z">
              <w:tcPr>
                <w:tcW w:w="3119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Веб-приложение</w:t>
            </w:r>
          </w:p>
        </w:tc>
        <w:tc>
          <w:tcPr>
            <w:tcW w:w="2374" w:type="dxa"/>
            <w:noWrap/>
            <w:tcPrChange w:id="179" w:author="Павел Овчинников" w:date="2017-06-05T17:13:00Z">
              <w:tcPr>
                <w:tcW w:w="237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proofErr w:type="spellStart"/>
            <w:r w:rsidRPr="00205F07">
              <w:t>Mechanism</w:t>
            </w:r>
            <w:proofErr w:type="spellEnd"/>
          </w:p>
          <w:p w:rsidR="00205F07" w:rsidRPr="00205F07" w:rsidRDefault="00205F07" w:rsidP="003C4118">
            <w:pPr>
              <w:pStyle w:val="ae"/>
            </w:pPr>
          </w:p>
        </w:tc>
        <w:tc>
          <w:tcPr>
            <w:tcW w:w="4118" w:type="dxa"/>
            <w:noWrap/>
            <w:tcPrChange w:id="180" w:author="Павел Овчинников" w:date="2017-06-05T17:13:00Z">
              <w:tcPr>
                <w:tcW w:w="4288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Программная часть системы, упрощающая взаимодействие с данными</w:t>
            </w:r>
          </w:p>
        </w:tc>
      </w:tr>
      <w:tr w:rsidR="00205F07" w:rsidRPr="00205F07" w:rsidTr="00303C40">
        <w:trPr>
          <w:trHeight w:val="255"/>
          <w:trPrChange w:id="181" w:author="Павел Овчинников" w:date="2017-06-05T17:13:00Z">
            <w:trPr>
              <w:trHeight w:val="255"/>
            </w:trPr>
          </w:trPrChange>
        </w:trPr>
        <w:tc>
          <w:tcPr>
            <w:tcW w:w="3119" w:type="dxa"/>
            <w:noWrap/>
            <w:tcPrChange w:id="182" w:author="Павел Овчинников" w:date="2017-06-05T17:13:00Z">
              <w:tcPr>
                <w:tcW w:w="3119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Выполненные запросы пользователя</w:t>
            </w:r>
          </w:p>
          <w:p w:rsidR="00205F07" w:rsidRPr="00205F07" w:rsidRDefault="00205F07" w:rsidP="003C4118">
            <w:pPr>
              <w:pStyle w:val="ae"/>
            </w:pPr>
          </w:p>
        </w:tc>
        <w:tc>
          <w:tcPr>
            <w:tcW w:w="2374" w:type="dxa"/>
            <w:noWrap/>
            <w:tcPrChange w:id="183" w:author="Павел Овчинников" w:date="2017-06-05T17:13:00Z">
              <w:tcPr>
                <w:tcW w:w="237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proofErr w:type="spellStart"/>
            <w:r w:rsidRPr="00205F07">
              <w:t>Output</w:t>
            </w:r>
            <w:proofErr w:type="spellEnd"/>
          </w:p>
        </w:tc>
        <w:tc>
          <w:tcPr>
            <w:tcW w:w="4118" w:type="dxa"/>
            <w:noWrap/>
            <w:tcPrChange w:id="184" w:author="Павел Овчинников" w:date="2017-06-05T17:13:00Z">
              <w:tcPr>
                <w:tcW w:w="4288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Успешно выполненные пользовательские запросы</w:t>
            </w:r>
          </w:p>
        </w:tc>
      </w:tr>
      <w:tr w:rsidR="00205F07" w:rsidRPr="00205F07" w:rsidTr="00303C40">
        <w:trPr>
          <w:trHeight w:val="255"/>
          <w:trPrChange w:id="185" w:author="Павел Овчинников" w:date="2017-06-05T17:13:00Z">
            <w:trPr>
              <w:trHeight w:val="255"/>
            </w:trPr>
          </w:trPrChange>
        </w:trPr>
        <w:tc>
          <w:tcPr>
            <w:tcW w:w="3119" w:type="dxa"/>
            <w:noWrap/>
            <w:tcPrChange w:id="186" w:author="Павел Овчинников" w:date="2017-06-05T17:13:00Z">
              <w:tcPr>
                <w:tcW w:w="3119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Запрос пользователя</w:t>
            </w:r>
          </w:p>
        </w:tc>
        <w:tc>
          <w:tcPr>
            <w:tcW w:w="2374" w:type="dxa"/>
            <w:noWrap/>
            <w:tcPrChange w:id="187" w:author="Павел Овчинников" w:date="2017-06-05T17:13:00Z">
              <w:tcPr>
                <w:tcW w:w="237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rPr>
                <w:lang w:val="en-US"/>
              </w:rPr>
              <w:t>Input</w:t>
            </w:r>
          </w:p>
        </w:tc>
        <w:tc>
          <w:tcPr>
            <w:tcW w:w="4118" w:type="dxa"/>
            <w:noWrap/>
            <w:tcPrChange w:id="188" w:author="Павел Овчинников" w:date="2017-06-05T17:13:00Z">
              <w:tcPr>
                <w:tcW w:w="4288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Обращение пользователя к системе</w:t>
            </w:r>
          </w:p>
        </w:tc>
      </w:tr>
      <w:tr w:rsidR="00205F07" w:rsidRPr="00205F07" w:rsidTr="00303C40">
        <w:trPr>
          <w:trHeight w:val="255"/>
          <w:trPrChange w:id="189" w:author="Павел Овчинников" w:date="2017-06-05T17:13:00Z">
            <w:trPr>
              <w:trHeight w:val="255"/>
            </w:trPr>
          </w:trPrChange>
        </w:trPr>
        <w:tc>
          <w:tcPr>
            <w:tcW w:w="3119" w:type="dxa"/>
            <w:noWrap/>
            <w:tcPrChange w:id="190" w:author="Павел Овчинников" w:date="2017-06-05T17:13:00Z">
              <w:tcPr>
                <w:tcW w:w="3119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proofErr w:type="spellStart"/>
            <w:r w:rsidRPr="00205F07">
              <w:t>Медиафайлы</w:t>
            </w:r>
            <w:proofErr w:type="spellEnd"/>
          </w:p>
        </w:tc>
        <w:tc>
          <w:tcPr>
            <w:tcW w:w="2374" w:type="dxa"/>
            <w:noWrap/>
            <w:tcPrChange w:id="191" w:author="Павел Овчинников" w:date="2017-06-05T17:13:00Z">
              <w:tcPr>
                <w:tcW w:w="237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rPr>
                <w:lang w:val="en-US"/>
              </w:rPr>
              <w:t>Input</w:t>
            </w:r>
          </w:p>
        </w:tc>
        <w:tc>
          <w:tcPr>
            <w:tcW w:w="4118" w:type="dxa"/>
            <w:noWrap/>
            <w:tcPrChange w:id="192" w:author="Павел Овчинников" w:date="2017-06-05T17:13:00Z">
              <w:tcPr>
                <w:tcW w:w="4288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Аудио или видеоданные, которые предположительно возможно добавить в </w:t>
            </w:r>
            <w:proofErr w:type="spellStart"/>
            <w:r w:rsidRPr="00205F07">
              <w:t>медиатеку</w:t>
            </w:r>
            <w:proofErr w:type="spellEnd"/>
          </w:p>
        </w:tc>
      </w:tr>
      <w:tr w:rsidR="00205F07" w:rsidRPr="00205F07" w:rsidTr="00303C40">
        <w:trPr>
          <w:trHeight w:val="255"/>
          <w:trPrChange w:id="193" w:author="Павел Овчинников" w:date="2017-06-05T17:13:00Z">
            <w:trPr>
              <w:trHeight w:val="255"/>
            </w:trPr>
          </w:trPrChange>
        </w:trPr>
        <w:tc>
          <w:tcPr>
            <w:tcW w:w="3119" w:type="dxa"/>
            <w:noWrap/>
            <w:tcPrChange w:id="194" w:author="Павел Овчинников" w:date="2017-06-05T17:13:00Z">
              <w:tcPr>
                <w:tcW w:w="3119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Метаданные о музыкальных композициях</w:t>
            </w:r>
          </w:p>
        </w:tc>
        <w:tc>
          <w:tcPr>
            <w:tcW w:w="2374" w:type="dxa"/>
            <w:noWrap/>
            <w:tcPrChange w:id="195" w:author="Павел Овчинников" w:date="2017-06-05T17:13:00Z">
              <w:tcPr>
                <w:tcW w:w="237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rPr>
                <w:lang w:val="en-US"/>
              </w:rPr>
              <w:t>Input</w:t>
            </w:r>
          </w:p>
        </w:tc>
        <w:tc>
          <w:tcPr>
            <w:tcW w:w="4118" w:type="dxa"/>
            <w:noWrap/>
            <w:tcPrChange w:id="196" w:author="Павел Овчинников" w:date="2017-06-05T17:13:00Z">
              <w:tcPr>
                <w:tcW w:w="4288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Данные о названии и авторе композиции, альбоме ее </w:t>
            </w:r>
            <w:r w:rsidRPr="00205F07">
              <w:lastRenderedPageBreak/>
              <w:t>содержащего, годе выпуска и жанре.</w:t>
            </w:r>
          </w:p>
        </w:tc>
      </w:tr>
      <w:tr w:rsidR="00205F07" w:rsidRPr="00205F07" w:rsidTr="00303C40">
        <w:trPr>
          <w:trHeight w:val="255"/>
          <w:trPrChange w:id="197" w:author="Павел Овчинников" w:date="2017-06-05T17:13:00Z">
            <w:trPr>
              <w:trHeight w:val="255"/>
            </w:trPr>
          </w:trPrChange>
        </w:trPr>
        <w:tc>
          <w:tcPr>
            <w:tcW w:w="3119" w:type="dxa"/>
            <w:noWrap/>
            <w:tcPrChange w:id="198" w:author="Павел Овчинников" w:date="2017-06-05T17:13:00Z">
              <w:tcPr>
                <w:tcW w:w="3119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lastRenderedPageBreak/>
              <w:t>Найденные композиции</w:t>
            </w:r>
          </w:p>
        </w:tc>
        <w:tc>
          <w:tcPr>
            <w:tcW w:w="2374" w:type="dxa"/>
            <w:noWrap/>
            <w:tcPrChange w:id="199" w:author="Павел Овчинников" w:date="2017-06-05T17:13:00Z">
              <w:tcPr>
                <w:tcW w:w="237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proofErr w:type="spellStart"/>
            <w:r w:rsidRPr="00205F07">
              <w:t>Output</w:t>
            </w:r>
            <w:proofErr w:type="spellEnd"/>
          </w:p>
        </w:tc>
        <w:tc>
          <w:tcPr>
            <w:tcW w:w="4118" w:type="dxa"/>
            <w:noWrap/>
            <w:tcPrChange w:id="200" w:author="Павел Овчинников" w:date="2017-06-05T17:13:00Z">
              <w:tcPr>
                <w:tcW w:w="4288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Результат поиска данных в базе метаданных</w:t>
            </w:r>
          </w:p>
        </w:tc>
      </w:tr>
      <w:tr w:rsidR="00205F07" w:rsidRPr="00205F07" w:rsidTr="00303C40">
        <w:trPr>
          <w:trHeight w:val="255"/>
          <w:trPrChange w:id="201" w:author="Павел Овчинников" w:date="2017-06-05T17:13:00Z">
            <w:trPr>
              <w:trHeight w:val="255"/>
            </w:trPr>
          </w:trPrChange>
        </w:trPr>
        <w:tc>
          <w:tcPr>
            <w:tcW w:w="3119" w:type="dxa"/>
            <w:noWrap/>
            <w:tcPrChange w:id="202" w:author="Павел Овчинников" w:date="2017-06-05T17:13:00Z">
              <w:tcPr>
                <w:tcW w:w="3119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Пользователь</w:t>
            </w:r>
          </w:p>
        </w:tc>
        <w:tc>
          <w:tcPr>
            <w:tcW w:w="2374" w:type="dxa"/>
            <w:noWrap/>
            <w:tcPrChange w:id="203" w:author="Павел Овчинников" w:date="2017-06-05T17:13:00Z">
              <w:tcPr>
                <w:tcW w:w="237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proofErr w:type="spellStart"/>
            <w:r w:rsidRPr="00205F07">
              <w:t>Mechanism</w:t>
            </w:r>
            <w:proofErr w:type="spellEnd"/>
          </w:p>
          <w:p w:rsidR="00205F07" w:rsidRPr="00205F07" w:rsidRDefault="00205F07" w:rsidP="003C4118">
            <w:pPr>
              <w:pStyle w:val="ae"/>
            </w:pPr>
          </w:p>
        </w:tc>
        <w:tc>
          <w:tcPr>
            <w:tcW w:w="4118" w:type="dxa"/>
            <w:noWrap/>
            <w:tcPrChange w:id="204" w:author="Павел Овчинников" w:date="2017-06-05T17:13:00Z">
              <w:tcPr>
                <w:tcW w:w="4288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Лицо, которое имеет возможность просмотра данных </w:t>
            </w:r>
            <w:proofErr w:type="spellStart"/>
            <w:r w:rsidRPr="00205F07">
              <w:t>медиатеки</w:t>
            </w:r>
            <w:proofErr w:type="spellEnd"/>
            <w:r w:rsidRPr="00205F07">
              <w:t xml:space="preserve"> и базы метаданных, а также редактирования своих данных.</w:t>
            </w:r>
          </w:p>
        </w:tc>
      </w:tr>
      <w:tr w:rsidR="00205F07" w:rsidRPr="00205F07" w:rsidTr="00303C40">
        <w:trPr>
          <w:trHeight w:val="255"/>
          <w:trPrChange w:id="205" w:author="Павел Овчинников" w:date="2017-06-05T17:13:00Z">
            <w:trPr>
              <w:trHeight w:val="255"/>
            </w:trPr>
          </w:trPrChange>
        </w:trPr>
        <w:tc>
          <w:tcPr>
            <w:tcW w:w="3119" w:type="dxa"/>
            <w:noWrap/>
            <w:tcPrChange w:id="206" w:author="Павел Овчинников" w:date="2017-06-05T17:13:00Z">
              <w:tcPr>
                <w:tcW w:w="3119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r w:rsidRPr="00205F07">
              <w:t>Прослушанная композиция</w:t>
            </w:r>
          </w:p>
        </w:tc>
        <w:tc>
          <w:tcPr>
            <w:tcW w:w="2374" w:type="dxa"/>
            <w:noWrap/>
            <w:tcPrChange w:id="207" w:author="Павел Овчинников" w:date="2017-06-05T17:13:00Z">
              <w:tcPr>
                <w:tcW w:w="2374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proofErr w:type="spellStart"/>
            <w:r w:rsidRPr="00205F07">
              <w:t>Output</w:t>
            </w:r>
            <w:proofErr w:type="spellEnd"/>
          </w:p>
        </w:tc>
        <w:tc>
          <w:tcPr>
            <w:tcW w:w="4118" w:type="dxa"/>
            <w:noWrap/>
            <w:tcPrChange w:id="208" w:author="Павел Овчинников" w:date="2017-06-05T17:13:00Z">
              <w:tcPr>
                <w:tcW w:w="4288" w:type="dxa"/>
                <w:noWrap/>
              </w:tcPr>
            </w:tcPrChange>
          </w:tcPr>
          <w:p w:rsidR="00205F07" w:rsidRPr="00205F07" w:rsidRDefault="00205F07" w:rsidP="003C4118">
            <w:pPr>
              <w:pStyle w:val="ae"/>
            </w:pPr>
            <w:proofErr w:type="gramStart"/>
            <w:r w:rsidRPr="00205F07">
              <w:t>Воспроизведенный</w:t>
            </w:r>
            <w:proofErr w:type="gramEnd"/>
            <w:r w:rsidRPr="00205F07">
              <w:t xml:space="preserve"> пользователем </w:t>
            </w:r>
            <w:proofErr w:type="spellStart"/>
            <w:r w:rsidRPr="00205F07">
              <w:t>медиафайл</w:t>
            </w:r>
            <w:proofErr w:type="spellEnd"/>
            <w:r w:rsidRPr="00205F07">
              <w:t xml:space="preserve">, содержащийся в </w:t>
            </w:r>
            <w:proofErr w:type="spellStart"/>
            <w:r w:rsidRPr="00205F07">
              <w:t>медиатеке</w:t>
            </w:r>
            <w:proofErr w:type="spellEnd"/>
          </w:p>
        </w:tc>
      </w:tr>
    </w:tbl>
    <w:p w:rsidR="00205F07" w:rsidRDefault="00205F07" w:rsidP="00205F07">
      <w:pPr>
        <w:rPr>
          <w:sz w:val="28"/>
          <w:szCs w:val="28"/>
        </w:rPr>
      </w:pPr>
    </w:p>
    <w:p w:rsidR="00205F07" w:rsidRPr="000C0C90" w:rsidRDefault="00205F07" w:rsidP="003C4118">
      <w:pPr>
        <w:pStyle w:val="21"/>
      </w:pPr>
      <w:bookmarkStart w:id="209" w:name="_Toc465267035"/>
      <w:bookmarkStart w:id="210" w:name="_Toc483433799"/>
      <w:r w:rsidRPr="00FE6296">
        <w:t>2.2. Модель потоков данных (DFD)</w:t>
      </w:r>
      <w:bookmarkEnd w:id="209"/>
      <w:bookmarkEnd w:id="210"/>
    </w:p>
    <w:p w:rsidR="00205F07" w:rsidRPr="00F75995" w:rsidRDefault="00205F07" w:rsidP="00F75995">
      <w:pPr>
        <w:pStyle w:val="a3"/>
      </w:pPr>
      <w:r w:rsidRPr="00F75995">
        <w:rPr>
          <w:rStyle w:val="15"/>
        </w:rPr>
        <w:t>Диаграммы потоков данных (</w:t>
      </w:r>
      <w:proofErr w:type="spellStart"/>
      <w:r w:rsidRPr="00F75995">
        <w:rPr>
          <w:rStyle w:val="15"/>
        </w:rPr>
        <w:t>Data</w:t>
      </w:r>
      <w:proofErr w:type="spellEnd"/>
      <w:r w:rsidRPr="00F75995">
        <w:rPr>
          <w:rStyle w:val="15"/>
        </w:rPr>
        <w:t xml:space="preserve"> </w:t>
      </w:r>
      <w:proofErr w:type="spellStart"/>
      <w:r w:rsidRPr="00F75995">
        <w:rPr>
          <w:rStyle w:val="15"/>
        </w:rPr>
        <w:t>Flow</w:t>
      </w:r>
      <w:proofErr w:type="spellEnd"/>
      <w:r w:rsidRPr="00F75995">
        <w:rPr>
          <w:rStyle w:val="15"/>
        </w:rPr>
        <w:t xml:space="preserve"> </w:t>
      </w:r>
      <w:proofErr w:type="spellStart"/>
      <w:r w:rsidRPr="00F75995">
        <w:rPr>
          <w:rStyle w:val="15"/>
        </w:rPr>
        <w:t>Diagrams</w:t>
      </w:r>
      <w:proofErr w:type="spellEnd"/>
      <w:r w:rsidRPr="00F75995">
        <w:rPr>
          <w:rStyle w:val="15"/>
        </w:rPr>
        <w:t xml:space="preserve"> — DFD) представляют собой иерархию функциональных процессов, связанных потоками данных. Цель такого представления — продемонстрировать, как каждый процесс преобразует свои входные данные в выходные, а также выявить отношения между этими</w:t>
      </w:r>
      <w:r w:rsidR="007D6060">
        <w:rPr>
          <w:rStyle w:val="15"/>
        </w:rPr>
        <w:t xml:space="preserve"> процессами</w:t>
      </w:r>
      <w:r w:rsidRPr="00F75995">
        <w:rPr>
          <w:rStyle w:val="15"/>
        </w:rPr>
        <w:t xml:space="preserve"> </w:t>
      </w:r>
      <w:r w:rsidR="00255723">
        <w:rPr>
          <w:rStyle w:val="15"/>
        </w:rPr>
        <w:t>[15</w:t>
      </w:r>
      <w:r w:rsidRPr="00255723">
        <w:rPr>
          <w:rStyle w:val="15"/>
        </w:rPr>
        <w:t>]</w:t>
      </w:r>
      <w:r w:rsidR="007D6060">
        <w:rPr>
          <w:rStyle w:val="15"/>
        </w:rPr>
        <w:t>.</w:t>
      </w:r>
    </w:p>
    <w:p w:rsidR="007D6060" w:rsidRDefault="007D6060" w:rsidP="00F75995">
      <w:pPr>
        <w:pStyle w:val="a3"/>
      </w:pPr>
      <w:r>
        <w:t xml:space="preserve">В некоторой степени каждый блок данных диаграмм можно принимать как отдельную форму в разрабатываемом программном продукте. </w:t>
      </w:r>
      <w:r w:rsidR="00205F07" w:rsidRPr="00F75995">
        <w:t>Наименования таблиц базы данных информационной системы приводятся в фор</w:t>
      </w:r>
      <w:r>
        <w:t>мате «</w:t>
      </w:r>
      <w:proofErr w:type="spellStart"/>
      <w:r>
        <w:t>БД</w:t>
      </w:r>
      <w:proofErr w:type="gramStart"/>
      <w:r>
        <w:t>.Т</w:t>
      </w:r>
      <w:proofErr w:type="gramEnd"/>
      <w:r>
        <w:t>аблица</w:t>
      </w:r>
      <w:proofErr w:type="spellEnd"/>
      <w:r>
        <w:t xml:space="preserve">». </w:t>
      </w:r>
      <w:proofErr w:type="spellStart"/>
      <w:r>
        <w:t>Медиатека</w:t>
      </w:r>
      <w:proofErr w:type="spellEnd"/>
      <w:r>
        <w:t xml:space="preserve"> же является отдельным хранилищем данных, а именно </w:t>
      </w:r>
      <w:proofErr w:type="spellStart"/>
      <w:r>
        <w:t>медиаданных</w:t>
      </w:r>
      <w:proofErr w:type="spellEnd"/>
      <w:r>
        <w:t>, которые хранятся не в самой базе данных (базе метаданных), а на сервере в отельном каталоге.</w:t>
      </w:r>
    </w:p>
    <w:p w:rsidR="00205F07" w:rsidRPr="00F75995" w:rsidRDefault="00AC7EE2" w:rsidP="00F75995">
      <w:pPr>
        <w:pStyle w:val="a3"/>
      </w:pPr>
      <w:r>
        <w:t xml:space="preserve"> На рисунках 2.2.1-2.2.</w:t>
      </w:r>
      <w:r w:rsidR="004C4DA0">
        <w:t>9</w:t>
      </w:r>
      <w:r w:rsidR="00205F07" w:rsidRPr="00F75995">
        <w:t xml:space="preserve"> представлены диаграммы потоков данных функциональных блоков системы. Не производилось построение диаграмм потоков данных для блоков, не взаимодействующих с информационной базой данных.</w:t>
      </w:r>
    </w:p>
    <w:p w:rsidR="00205F07" w:rsidRDefault="00205F07" w:rsidP="00205F07">
      <w:pPr>
        <w:ind w:firstLine="709"/>
        <w:jc w:val="both"/>
        <w:rPr>
          <w:sz w:val="28"/>
          <w:szCs w:val="28"/>
        </w:rPr>
      </w:pPr>
    </w:p>
    <w:p w:rsidR="00205F07" w:rsidRPr="005C488C" w:rsidRDefault="00205F07" w:rsidP="00205F07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11D40CD" wp14:editId="4A4BC845">
            <wp:extent cx="5940425" cy="39560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fd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F75995" w:rsidRDefault="008B5E67" w:rsidP="00F759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96668">
        <w:rPr>
          <w:rFonts w:ascii="Times New Roman" w:hAnsi="Times New Roman" w:cs="Times New Roman"/>
          <w:sz w:val="28"/>
          <w:szCs w:val="28"/>
        </w:rPr>
        <w:t>.</w:t>
      </w:r>
      <w:r w:rsidR="004C4DA0">
        <w:rPr>
          <w:rFonts w:ascii="Times New Roman" w:hAnsi="Times New Roman" w:cs="Times New Roman"/>
          <w:sz w:val="28"/>
          <w:szCs w:val="28"/>
        </w:rPr>
        <w:t xml:space="preserve"> 2.2.1</w:t>
      </w:r>
      <w:r w:rsidR="00205F07" w:rsidRPr="00205F07">
        <w:rPr>
          <w:rFonts w:ascii="Times New Roman" w:hAnsi="Times New Roman" w:cs="Times New Roman"/>
          <w:sz w:val="28"/>
          <w:szCs w:val="28"/>
        </w:rPr>
        <w:t xml:space="preserve">. Сравнение </w:t>
      </w:r>
      <w:proofErr w:type="spellStart"/>
      <w:r w:rsidR="00205F07" w:rsidRPr="00205F07">
        <w:rPr>
          <w:rFonts w:ascii="Times New Roman" w:hAnsi="Times New Roman" w:cs="Times New Roman"/>
          <w:sz w:val="28"/>
          <w:szCs w:val="28"/>
        </w:rPr>
        <w:t>новопоступивших</w:t>
      </w:r>
      <w:proofErr w:type="spellEnd"/>
      <w:r w:rsidR="00205F07" w:rsidRPr="00205F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5F07" w:rsidRPr="00205F07">
        <w:rPr>
          <w:rFonts w:ascii="Times New Roman" w:hAnsi="Times New Roman" w:cs="Times New Roman"/>
          <w:sz w:val="28"/>
          <w:szCs w:val="28"/>
        </w:rPr>
        <w:t>медид</w:t>
      </w:r>
      <w:r w:rsidR="00F75995">
        <w:rPr>
          <w:rFonts w:ascii="Times New Roman" w:hAnsi="Times New Roman" w:cs="Times New Roman"/>
          <w:sz w:val="28"/>
          <w:szCs w:val="28"/>
        </w:rPr>
        <w:t>анных</w:t>
      </w:r>
      <w:proofErr w:type="spellEnd"/>
      <w:r w:rsidR="00F75995">
        <w:rPr>
          <w:rFonts w:ascii="Times New Roman" w:hAnsi="Times New Roman" w:cs="Times New Roman"/>
          <w:sz w:val="28"/>
          <w:szCs w:val="28"/>
        </w:rPr>
        <w:t xml:space="preserve"> с содержанием </w:t>
      </w:r>
      <w:proofErr w:type="spellStart"/>
      <w:r w:rsidR="00F75995">
        <w:rPr>
          <w:rFonts w:ascii="Times New Roman" w:hAnsi="Times New Roman" w:cs="Times New Roman"/>
          <w:sz w:val="28"/>
          <w:szCs w:val="28"/>
        </w:rPr>
        <w:t>медиатеки</w:t>
      </w:r>
      <w:proofErr w:type="spellEnd"/>
      <w:r w:rsidR="00F75995">
        <w:rPr>
          <w:rFonts w:ascii="Times New Roman" w:hAnsi="Times New Roman" w:cs="Times New Roman"/>
          <w:sz w:val="28"/>
          <w:szCs w:val="28"/>
        </w:rPr>
        <w:t>.</w:t>
      </w: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84EEA10" wp14:editId="66765056">
            <wp:extent cx="5940425" cy="39522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fd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4C4DA0">
        <w:rPr>
          <w:rFonts w:ascii="Times New Roman" w:hAnsi="Times New Roman" w:cs="Times New Roman"/>
          <w:sz w:val="28"/>
          <w:szCs w:val="28"/>
        </w:rPr>
        <w:t>2.2.2</w:t>
      </w:r>
      <w:r w:rsidRPr="00205F07">
        <w:rPr>
          <w:rFonts w:ascii="Times New Roman" w:hAnsi="Times New Roman" w:cs="Times New Roman"/>
          <w:sz w:val="28"/>
          <w:szCs w:val="28"/>
        </w:rPr>
        <w:t xml:space="preserve">. Внесение изменений в содержание </w:t>
      </w:r>
      <w:proofErr w:type="spellStart"/>
      <w:r w:rsidRPr="00205F07">
        <w:rPr>
          <w:rFonts w:ascii="Times New Roman" w:hAnsi="Times New Roman" w:cs="Times New Roman"/>
          <w:sz w:val="28"/>
          <w:szCs w:val="28"/>
        </w:rPr>
        <w:t>медиатеки</w:t>
      </w:r>
      <w:proofErr w:type="spellEnd"/>
      <w:r w:rsidRPr="00205F07">
        <w:rPr>
          <w:rFonts w:ascii="Times New Roman" w:hAnsi="Times New Roman" w:cs="Times New Roman"/>
          <w:sz w:val="28"/>
          <w:szCs w:val="28"/>
        </w:rPr>
        <w:t>.</w:t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3F4DBFD" wp14:editId="43A87691">
            <wp:extent cx="5940425" cy="39560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fd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4C4DA0">
        <w:rPr>
          <w:rFonts w:ascii="Times New Roman" w:hAnsi="Times New Roman" w:cs="Times New Roman"/>
          <w:sz w:val="28"/>
          <w:szCs w:val="28"/>
        </w:rPr>
        <w:t>2.2.3</w:t>
      </w:r>
      <w:r w:rsidRPr="00205F07">
        <w:rPr>
          <w:rFonts w:ascii="Times New Roman" w:hAnsi="Times New Roman" w:cs="Times New Roman"/>
          <w:sz w:val="28"/>
          <w:szCs w:val="28"/>
        </w:rPr>
        <w:t>. Сравнение с текущими данными в базе.</w:t>
      </w: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0D9639B" wp14:editId="1ECEFD5D">
            <wp:extent cx="5940425" cy="39560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fd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4C4DA0">
        <w:rPr>
          <w:rFonts w:ascii="Times New Roman" w:hAnsi="Times New Roman" w:cs="Times New Roman"/>
          <w:sz w:val="28"/>
          <w:szCs w:val="28"/>
        </w:rPr>
        <w:t>.2.2.4</w:t>
      </w:r>
      <w:r w:rsidRPr="00205F07">
        <w:rPr>
          <w:rFonts w:ascii="Times New Roman" w:hAnsi="Times New Roman" w:cs="Times New Roman"/>
          <w:sz w:val="28"/>
          <w:szCs w:val="28"/>
        </w:rPr>
        <w:t>. Внесение изменений в базу.</w:t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5DA9A47" wp14:editId="2E5D3FD4">
            <wp:extent cx="5940425" cy="39522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fd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4C4DA0" w:rsidRPr="004C4DA0">
        <w:rPr>
          <w:rFonts w:ascii="Times New Roman" w:hAnsi="Times New Roman" w:cs="Times New Roman"/>
          <w:sz w:val="28"/>
          <w:szCs w:val="28"/>
        </w:rPr>
        <w:t>2</w:t>
      </w:r>
      <w:r w:rsidR="004C4DA0">
        <w:rPr>
          <w:rFonts w:ascii="Times New Roman" w:hAnsi="Times New Roman" w:cs="Times New Roman"/>
          <w:sz w:val="28"/>
          <w:szCs w:val="28"/>
        </w:rPr>
        <w:t>.2.5</w:t>
      </w:r>
      <w:r w:rsidRPr="00205F07">
        <w:rPr>
          <w:rFonts w:ascii="Times New Roman" w:hAnsi="Times New Roman" w:cs="Times New Roman"/>
          <w:sz w:val="28"/>
          <w:szCs w:val="28"/>
        </w:rPr>
        <w:t>. Выполнение поискового запроса.</w:t>
      </w: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A667E08" wp14:editId="58FDE6D3">
            <wp:extent cx="5940425" cy="39598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fd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4C4DA0">
        <w:rPr>
          <w:rFonts w:ascii="Times New Roman" w:hAnsi="Times New Roman" w:cs="Times New Roman"/>
          <w:sz w:val="28"/>
          <w:szCs w:val="28"/>
        </w:rPr>
        <w:t>. 2.2.6</w:t>
      </w:r>
      <w:r w:rsidRPr="00205F07">
        <w:rPr>
          <w:rFonts w:ascii="Times New Roman" w:hAnsi="Times New Roman" w:cs="Times New Roman"/>
          <w:sz w:val="28"/>
          <w:szCs w:val="28"/>
        </w:rPr>
        <w:t>. Прослушать композицию.</w:t>
      </w:r>
    </w:p>
    <w:p w:rsidR="00205F07" w:rsidRDefault="00205F07" w:rsidP="00205F07">
      <w:pPr>
        <w:jc w:val="center"/>
        <w:rPr>
          <w:sz w:val="28"/>
          <w:szCs w:val="28"/>
        </w:rPr>
      </w:pP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F8D1867" wp14:editId="02EDE28A">
            <wp:extent cx="5940425" cy="39522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fd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4C4DA0">
        <w:rPr>
          <w:rFonts w:ascii="Times New Roman" w:hAnsi="Times New Roman" w:cs="Times New Roman"/>
          <w:sz w:val="28"/>
          <w:szCs w:val="28"/>
        </w:rPr>
        <w:t>. 2.2.7</w:t>
      </w:r>
      <w:r w:rsidRPr="00205F07">
        <w:rPr>
          <w:rFonts w:ascii="Times New Roman" w:hAnsi="Times New Roman" w:cs="Times New Roman"/>
          <w:sz w:val="28"/>
          <w:szCs w:val="28"/>
        </w:rPr>
        <w:t>. Регистрация пользователя.</w:t>
      </w:r>
    </w:p>
    <w:p w:rsidR="00205F07" w:rsidRPr="00F00B48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B1887AB" wp14:editId="7719AC86">
            <wp:extent cx="5940425" cy="39560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fd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4C4DA0">
        <w:rPr>
          <w:rFonts w:ascii="Times New Roman" w:hAnsi="Times New Roman" w:cs="Times New Roman"/>
          <w:sz w:val="28"/>
          <w:szCs w:val="28"/>
        </w:rPr>
        <w:t>. 2.2.8</w:t>
      </w:r>
      <w:r w:rsidRPr="00205F07">
        <w:rPr>
          <w:rFonts w:ascii="Times New Roman" w:hAnsi="Times New Roman" w:cs="Times New Roman"/>
          <w:sz w:val="28"/>
          <w:szCs w:val="28"/>
        </w:rPr>
        <w:t>. Авторизация пользователя.</w:t>
      </w:r>
    </w:p>
    <w:p w:rsidR="00205F07" w:rsidRDefault="00205F07" w:rsidP="00205F07">
      <w:pPr>
        <w:jc w:val="center"/>
        <w:rPr>
          <w:sz w:val="28"/>
          <w:szCs w:val="28"/>
        </w:rPr>
      </w:pP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EFC75C2" wp14:editId="263E6EAB">
            <wp:extent cx="5940425" cy="39560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fd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95" w:rsidRPr="00205F07" w:rsidRDefault="00205F07" w:rsidP="003C4118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4C4DA0">
        <w:rPr>
          <w:rFonts w:ascii="Times New Roman" w:hAnsi="Times New Roman" w:cs="Times New Roman"/>
          <w:sz w:val="28"/>
          <w:szCs w:val="28"/>
        </w:rPr>
        <w:t>. 2.2.9</w:t>
      </w:r>
      <w:r w:rsidRPr="00205F07">
        <w:rPr>
          <w:rFonts w:ascii="Times New Roman" w:hAnsi="Times New Roman" w:cs="Times New Roman"/>
          <w:sz w:val="28"/>
          <w:szCs w:val="28"/>
        </w:rPr>
        <w:t>. Редактирование данных пользователя.</w:t>
      </w:r>
    </w:p>
    <w:p w:rsidR="00205F07" w:rsidRPr="00662296" w:rsidRDefault="00205F07" w:rsidP="003C4118">
      <w:pPr>
        <w:pStyle w:val="21"/>
      </w:pPr>
      <w:bookmarkStart w:id="211" w:name="_Toc465267036"/>
      <w:bookmarkStart w:id="212" w:name="_Toc483433800"/>
      <w:r w:rsidRPr="00FE6296">
        <w:t>2.3. Реляционная модель базы данных (ERD)</w:t>
      </w:r>
      <w:bookmarkEnd w:id="211"/>
      <w:bookmarkEnd w:id="212"/>
    </w:p>
    <w:p w:rsidR="00205F07" w:rsidRDefault="00205F07" w:rsidP="00205F07">
      <w:pPr>
        <w:pStyle w:val="a3"/>
      </w:pPr>
      <w:r>
        <w:t>ER-диаграмма является</w:t>
      </w:r>
      <w:r w:rsidRPr="000B470A">
        <w:t xml:space="preserve"> стандартной графической нотацией ER-модели (формальной конструкции для описания предметной области) </w:t>
      </w:r>
      <w:r w:rsidR="00255723">
        <w:t>[16</w:t>
      </w:r>
      <w:r w:rsidRPr="00255723">
        <w:t>].</w:t>
      </w:r>
      <w:r>
        <w:t xml:space="preserve"> </w:t>
      </w:r>
      <w:r w:rsidRPr="000B470A">
        <w:t xml:space="preserve">Модель отображает структуру реляционной </w:t>
      </w:r>
      <w:r>
        <w:t xml:space="preserve">базы данных, т.е. </w:t>
      </w:r>
      <w:r w:rsidRPr="000B470A">
        <w:t xml:space="preserve"> таблицы</w:t>
      </w:r>
      <w:r>
        <w:t>,</w:t>
      </w:r>
      <w:r w:rsidRPr="000B470A">
        <w:t xml:space="preserve"> связи между ними</w:t>
      </w:r>
      <w:r>
        <w:t xml:space="preserve"> и</w:t>
      </w:r>
      <w:r w:rsidRPr="000B470A">
        <w:t xml:space="preserve"> список атрибутов каждой таблицы</w:t>
      </w:r>
      <w:r>
        <w:t>.</w:t>
      </w:r>
    </w:p>
    <w:p w:rsidR="00205F07" w:rsidRDefault="00205F07" w:rsidP="00205F07">
      <w:pPr>
        <w:pStyle w:val="a3"/>
      </w:pPr>
      <w:r>
        <w:t>Чтобы система была способна выполнить поставленные задачи, необходимо хранить данные о двух объектах: пользователь и композиция. В таком случае в информационной базе данных должны быть отражены следующие сущности: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t>Пользователь – содержит данные пользователей: логин, пароль и роль (роль определяет права доступа к данным системы). Атрибуты: Л</w:t>
      </w:r>
      <w:r w:rsidRPr="00C90210">
        <w:t>огин пользователя</w:t>
      </w:r>
      <w:r>
        <w:t>, Пароль, Код роли.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t>Роль – хранит возможные в системе роли. Атрибуты: К</w:t>
      </w:r>
      <w:r w:rsidRPr="00727377">
        <w:t>од роли</w:t>
      </w:r>
      <w:r w:rsidRPr="00F4414D">
        <w:t>, Название типа</w:t>
      </w:r>
      <w:r>
        <w:t>.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lastRenderedPageBreak/>
        <w:t xml:space="preserve">Композиция – содержит в себе часть данных о музыкальной композиции, а именно название и наличие </w:t>
      </w:r>
      <w:proofErr w:type="spellStart"/>
      <w:r>
        <w:t>медиаданных</w:t>
      </w:r>
      <w:proofErr w:type="spellEnd"/>
      <w:r>
        <w:t xml:space="preserve">, соответствующих данной записи в базе метаданных. Атрибуты: </w:t>
      </w:r>
      <w:r w:rsidRPr="00727377">
        <w:t>Код композиции</w:t>
      </w:r>
      <w:r w:rsidRPr="00F4414D">
        <w:t>, Название композиции</w:t>
      </w:r>
      <w:r>
        <w:t>, Медиа.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t xml:space="preserve">Альбом - содержит в себе часть метаданных о музыкальной композиции, а именно альбом и год выхода альбома. Атрибуты: </w:t>
      </w:r>
      <w:r w:rsidRPr="00727377">
        <w:t>Код альбома</w:t>
      </w:r>
      <w:r w:rsidRPr="00F4414D">
        <w:t>, Название альбома, Год</w:t>
      </w:r>
      <w:r>
        <w:t>.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t>Жанр - содержит в себе часть метаданных о музыкальной композиции, а именно название жанра. Атрибуты: Код жанра</w:t>
      </w:r>
      <w:r w:rsidRPr="00F4414D">
        <w:t xml:space="preserve">, Название </w:t>
      </w:r>
      <w:r>
        <w:t>жанра.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t>Исполнитель -</w:t>
      </w:r>
      <w:r w:rsidRPr="00727377">
        <w:t xml:space="preserve"> </w:t>
      </w:r>
      <w:r>
        <w:t xml:space="preserve">содержит в себе часть метаданных о музыкальной композиции, а именно наименование исполнителя. Атрибуты: </w:t>
      </w:r>
      <w:r w:rsidRPr="00727377">
        <w:t xml:space="preserve">Код </w:t>
      </w:r>
      <w:r>
        <w:t>исполнителя, Имя исполнителя.</w:t>
      </w:r>
    </w:p>
    <w:p w:rsidR="00205F07" w:rsidRDefault="00205F07" w:rsidP="00F75995">
      <w:pPr>
        <w:pStyle w:val="a3"/>
        <w:numPr>
          <w:ilvl w:val="0"/>
          <w:numId w:val="40"/>
        </w:numPr>
      </w:pPr>
      <w:proofErr w:type="spellStart"/>
      <w:r>
        <w:t>Плейлист</w:t>
      </w:r>
      <w:proofErr w:type="spellEnd"/>
      <w:r>
        <w:t xml:space="preserve"> – содержит соотношение пользователь-композиция для хранения пользовательских списков избранных композиций. Атрибуты:</w:t>
      </w:r>
      <w:r w:rsidRPr="00727377">
        <w:rPr>
          <w:u w:val="single"/>
        </w:rPr>
        <w:t xml:space="preserve"> </w:t>
      </w:r>
      <w:r w:rsidRPr="00727377">
        <w:t>Логин пользователя, Код композиции</w:t>
      </w:r>
      <w:r>
        <w:t>.</w:t>
      </w:r>
    </w:p>
    <w:p w:rsidR="00205F07" w:rsidRPr="000B470A" w:rsidRDefault="00205F07" w:rsidP="00205F07">
      <w:pPr>
        <w:pStyle w:val="a3"/>
      </w:pPr>
      <w:r>
        <w:t>После установления связей между данными сущностями из применения правил построения отношений дополнительно вытекает еще три сущности, необходимые для связи в реляционной модели базы данных.</w:t>
      </w:r>
    </w:p>
    <w:p w:rsidR="00205F07" w:rsidRDefault="00205F07" w:rsidP="00205F07">
      <w:pPr>
        <w:pStyle w:val="a3"/>
      </w:pPr>
      <w:r>
        <w:t>Таким образом, н</w:t>
      </w:r>
      <w:r w:rsidRPr="00662296">
        <w:t>а ER-диаграмме (</w:t>
      </w:r>
      <w:r w:rsidR="004C4DA0">
        <w:t>рис. 2.3.1</w:t>
      </w:r>
      <w:r>
        <w:t xml:space="preserve">) представлено 7 </w:t>
      </w:r>
      <w:r w:rsidRPr="00662296">
        <w:t xml:space="preserve">сущностей: 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 w:rsidRPr="00F4414D">
        <w:t>Композиция (</w:t>
      </w:r>
      <w:r w:rsidRPr="00F4414D">
        <w:rPr>
          <w:u w:val="single"/>
        </w:rPr>
        <w:t>Код композиции</w:t>
      </w:r>
      <w:r w:rsidRPr="00F4414D">
        <w:t>,</w:t>
      </w:r>
      <w:r w:rsidRPr="00E10E24">
        <w:t xml:space="preserve"> </w:t>
      </w:r>
      <w:r>
        <w:t>Код исполнителя, Код альбома, Код жанра,</w:t>
      </w:r>
      <w:r w:rsidRPr="00F4414D">
        <w:t xml:space="preserve"> Название композиции</w:t>
      </w:r>
      <w:r>
        <w:t>, Медиа</w:t>
      </w:r>
      <w:r w:rsidRPr="00F4414D">
        <w:t>)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 w:rsidRPr="00F4414D">
        <w:t>Альбом (</w:t>
      </w:r>
      <w:r w:rsidRPr="00F4414D">
        <w:rPr>
          <w:u w:val="single"/>
        </w:rPr>
        <w:t>Код альбома</w:t>
      </w:r>
      <w:r w:rsidRPr="00F4414D">
        <w:t>, Название альбома, Год)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 w:rsidRPr="00F4414D">
        <w:t>Жанр (</w:t>
      </w:r>
      <w:r w:rsidRPr="00F4414D">
        <w:rPr>
          <w:u w:val="single"/>
        </w:rPr>
        <w:t>Код жанра</w:t>
      </w:r>
      <w:r w:rsidRPr="00F4414D">
        <w:t>, Название жанра)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 w:rsidRPr="00F4414D">
        <w:t>Исполнитель (</w:t>
      </w:r>
      <w:r w:rsidRPr="00F4414D">
        <w:rPr>
          <w:u w:val="single"/>
        </w:rPr>
        <w:t>Код исполнителя</w:t>
      </w:r>
      <w:r w:rsidRPr="00F4414D">
        <w:t>, Имя исполнителя)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 w:rsidRPr="00F4414D">
        <w:t>Пользователь (</w:t>
      </w:r>
      <w:r w:rsidRPr="00F4414D">
        <w:rPr>
          <w:u w:val="single"/>
        </w:rPr>
        <w:t>Логин пользователя</w:t>
      </w:r>
      <w:r>
        <w:t>, пароль, Код роли</w:t>
      </w:r>
      <w:r w:rsidRPr="00F4414D">
        <w:t xml:space="preserve">) 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>
        <w:t>Роль</w:t>
      </w:r>
      <w:r w:rsidRPr="00F4414D">
        <w:t xml:space="preserve"> (</w:t>
      </w:r>
      <w:r>
        <w:rPr>
          <w:u w:val="single"/>
        </w:rPr>
        <w:t>Код роли</w:t>
      </w:r>
      <w:r w:rsidRPr="00F4414D">
        <w:t xml:space="preserve">, </w:t>
      </w:r>
      <w:r>
        <w:t>Название роли</w:t>
      </w:r>
      <w:r w:rsidRPr="00F4414D">
        <w:t>)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proofErr w:type="spellStart"/>
      <w:r w:rsidRPr="00F4414D">
        <w:t>Плейлист</w:t>
      </w:r>
      <w:proofErr w:type="spellEnd"/>
      <w:r w:rsidRPr="00F4414D">
        <w:t xml:space="preserve"> (</w:t>
      </w:r>
      <w:r w:rsidRPr="00F4414D">
        <w:rPr>
          <w:u w:val="single"/>
        </w:rPr>
        <w:t>Логин пользователя</w:t>
      </w:r>
      <w:r w:rsidRPr="00F4414D">
        <w:t xml:space="preserve">, </w:t>
      </w:r>
      <w:r w:rsidRPr="00F4414D">
        <w:rPr>
          <w:u w:val="single"/>
        </w:rPr>
        <w:t>Код композиции</w:t>
      </w:r>
      <w:r w:rsidRPr="00F4414D">
        <w:t>)</w:t>
      </w:r>
    </w:p>
    <w:p w:rsidR="00205F07" w:rsidRPr="008868CC" w:rsidRDefault="00205F07" w:rsidP="00205F07">
      <w:pPr>
        <w:pStyle w:val="14"/>
      </w:pPr>
    </w:p>
    <w:p w:rsidR="00205F07" w:rsidRDefault="00205F07" w:rsidP="00205F07">
      <w:pPr>
        <w:ind w:firstLine="709"/>
        <w:jc w:val="both"/>
        <w:rPr>
          <w:sz w:val="28"/>
          <w:szCs w:val="28"/>
        </w:rPr>
      </w:pPr>
    </w:p>
    <w:p w:rsidR="00205F07" w:rsidRDefault="00205F07" w:rsidP="00205F07">
      <w:pPr>
        <w:jc w:val="center"/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 wp14:anchorId="44284BC5" wp14:editId="58EFA081">
            <wp:extent cx="5940425" cy="27863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d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8B5E67">
        <w:rPr>
          <w:rFonts w:ascii="Times New Roman" w:hAnsi="Times New Roman" w:cs="Times New Roman"/>
          <w:sz w:val="28"/>
          <w:szCs w:val="28"/>
        </w:rPr>
        <w:t>Рис</w:t>
      </w:r>
      <w:r w:rsidR="008B5E67" w:rsidRPr="005029DF">
        <w:rPr>
          <w:rFonts w:ascii="Times New Roman" w:hAnsi="Times New Roman" w:cs="Times New Roman"/>
          <w:sz w:val="28"/>
          <w:szCs w:val="28"/>
        </w:rPr>
        <w:t>.</w:t>
      </w:r>
      <w:r w:rsidRPr="008B5E67">
        <w:rPr>
          <w:rFonts w:ascii="Times New Roman" w:hAnsi="Times New Roman" w:cs="Times New Roman"/>
          <w:sz w:val="28"/>
          <w:szCs w:val="28"/>
        </w:rPr>
        <w:t xml:space="preserve"> </w:t>
      </w:r>
      <w:r w:rsidR="004C4DA0">
        <w:rPr>
          <w:rFonts w:ascii="Times New Roman" w:hAnsi="Times New Roman" w:cs="Times New Roman"/>
          <w:sz w:val="28"/>
          <w:szCs w:val="28"/>
        </w:rPr>
        <w:t>2.3.1</w:t>
      </w:r>
      <w:r w:rsidRPr="008B5E67">
        <w:rPr>
          <w:rFonts w:ascii="Times New Roman" w:hAnsi="Times New Roman" w:cs="Times New Roman"/>
          <w:sz w:val="28"/>
          <w:szCs w:val="28"/>
        </w:rPr>
        <w:t>. Реляционная модель БД</w:t>
      </w:r>
      <w:r w:rsidR="008B5E67" w:rsidRPr="008B5E67">
        <w:rPr>
          <w:rFonts w:ascii="Times New Roman" w:hAnsi="Times New Roman" w:cs="Times New Roman"/>
          <w:sz w:val="28"/>
          <w:szCs w:val="28"/>
        </w:rPr>
        <w:t>.</w:t>
      </w:r>
    </w:p>
    <w:p w:rsidR="008B5E67" w:rsidRDefault="008B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96668" w:rsidRDefault="00634FE3" w:rsidP="00303C40">
      <w:pPr>
        <w:pStyle w:val="11"/>
        <w:spacing w:after="180" w:line="240" w:lineRule="auto"/>
        <w:pPrChange w:id="213" w:author="Павел Овчинников" w:date="2017-06-05T17:14:00Z">
          <w:pPr>
            <w:pStyle w:val="11"/>
          </w:pPr>
        </w:pPrChange>
      </w:pPr>
      <w:bookmarkStart w:id="214" w:name="_Toc483433801"/>
      <w:r w:rsidRPr="00FE6296">
        <w:lastRenderedPageBreak/>
        <w:t xml:space="preserve">ГЛАВА </w:t>
      </w:r>
      <w:r w:rsidR="008B5E67" w:rsidRPr="00FE6296">
        <w:t>3. Разработка и исследовательские испытания прототипа программного и информационного обеспечения</w:t>
      </w:r>
      <w:bookmarkEnd w:id="214"/>
    </w:p>
    <w:p w:rsidR="00634FE3" w:rsidRPr="00634FE3" w:rsidRDefault="00634FE3" w:rsidP="003C4118">
      <w:pPr>
        <w:pStyle w:val="21"/>
      </w:pPr>
      <w:bookmarkStart w:id="215" w:name="_Toc483433802"/>
      <w:r w:rsidRPr="00FE6296">
        <w:t>3.1</w:t>
      </w:r>
      <w:r w:rsidR="001D17B4" w:rsidRPr="00FE6296">
        <w:t>.</w:t>
      </w:r>
      <w:r w:rsidRPr="00FE6296">
        <w:t xml:space="preserve"> Разработка</w:t>
      </w:r>
      <w:r w:rsidR="00FE6296" w:rsidRPr="00FE6296">
        <w:t xml:space="preserve"> </w:t>
      </w:r>
      <w:r w:rsidR="00FE6296">
        <w:t>прототипа</w:t>
      </w:r>
      <w:bookmarkEnd w:id="215"/>
    </w:p>
    <w:p w:rsidR="00E95F70" w:rsidRDefault="00C96668" w:rsidP="00634FE3">
      <w:pPr>
        <w:pStyle w:val="a3"/>
        <w:rPr>
          <w:lang w:eastAsia="en-US"/>
        </w:rPr>
      </w:pPr>
      <w:r>
        <w:rPr>
          <w:lang w:eastAsia="en-US"/>
        </w:rPr>
        <w:t>В процессе выполнения данной выпускной квалификационной работы была выполнена разработка (с построением моделей информационной системы в разделе 2 данного документа) и реализации при помощи указанных в разделе 1.4 средств разработки динамическ</w:t>
      </w:r>
      <w:r w:rsidR="0031668A">
        <w:rPr>
          <w:lang w:eastAsia="en-US"/>
        </w:rPr>
        <w:t xml:space="preserve">ого сайта музыкальной картотеки. </w:t>
      </w:r>
    </w:p>
    <w:p w:rsidR="00E95F70" w:rsidRDefault="00E95F70" w:rsidP="00634FE3">
      <w:pPr>
        <w:pStyle w:val="a3"/>
        <w:rPr>
          <w:lang w:eastAsia="en-US"/>
        </w:rPr>
      </w:pPr>
      <w:r>
        <w:rPr>
          <w:lang w:eastAsia="en-US"/>
        </w:rPr>
        <w:t>Для ускорения процесса разработки и наискорейшего получения рабочего прототипа данной информационной системы все ее функции реализовывались в максимально упрощенном варианте. Основная функциональная нагрузка ориентирована на сторону клиента – браузер. Обращение к серверу происходит только при необходимости, т.е. невозможности выполнения действия при помощи только клиентской стороны.</w:t>
      </w:r>
    </w:p>
    <w:p w:rsidR="002C7F02" w:rsidRPr="002C7F02" w:rsidRDefault="002C7F02" w:rsidP="00634FE3">
      <w:pPr>
        <w:pStyle w:val="a3"/>
        <w:rPr>
          <w:lang w:eastAsia="en-US"/>
        </w:rPr>
      </w:pPr>
      <w:proofErr w:type="gramStart"/>
      <w:r>
        <w:rPr>
          <w:lang w:eastAsia="en-US"/>
        </w:rPr>
        <w:t>Разработанный</w:t>
      </w:r>
      <w:proofErr w:type="gramEnd"/>
      <w:r>
        <w:rPr>
          <w:lang w:eastAsia="en-US"/>
        </w:rPr>
        <w:t xml:space="preserve"> веб-ресурс действует в рамках одной страницы с расширением </w:t>
      </w:r>
      <w:proofErr w:type="spellStart"/>
      <w:r>
        <w:rPr>
          <w:lang w:val="en-US" w:eastAsia="en-US"/>
        </w:rPr>
        <w:t>php</w:t>
      </w:r>
      <w:proofErr w:type="spellEnd"/>
      <w:r>
        <w:rPr>
          <w:lang w:eastAsia="en-US"/>
        </w:rPr>
        <w:t xml:space="preserve">. Таким образом, данной приложения относится к </w:t>
      </w:r>
      <w:r>
        <w:rPr>
          <w:lang w:val="en-US" w:eastAsia="en-US"/>
        </w:rPr>
        <w:t>SPA</w:t>
      </w:r>
      <w:r w:rsidRPr="002C7F02">
        <w:rPr>
          <w:lang w:eastAsia="en-US"/>
        </w:rPr>
        <w:t xml:space="preserve"> – </w:t>
      </w:r>
      <w:r>
        <w:rPr>
          <w:lang w:val="en-US" w:eastAsia="en-US"/>
        </w:rPr>
        <w:t>Single</w:t>
      </w:r>
      <w:r w:rsidRPr="002C7F02">
        <w:rPr>
          <w:lang w:eastAsia="en-US"/>
        </w:rPr>
        <w:t xml:space="preserve"> </w:t>
      </w:r>
      <w:r>
        <w:rPr>
          <w:lang w:val="en-US" w:eastAsia="en-US"/>
        </w:rPr>
        <w:t>Page</w:t>
      </w:r>
      <w:r w:rsidRPr="002C7F02">
        <w:rPr>
          <w:lang w:eastAsia="en-US"/>
        </w:rPr>
        <w:t xml:space="preserve"> </w:t>
      </w:r>
      <w:r>
        <w:rPr>
          <w:lang w:val="en-US" w:eastAsia="en-US"/>
        </w:rPr>
        <w:t>Application</w:t>
      </w:r>
      <w:r w:rsidRPr="002C7F02">
        <w:rPr>
          <w:lang w:eastAsia="en-US"/>
        </w:rPr>
        <w:t xml:space="preserve"> </w:t>
      </w:r>
      <w:r>
        <w:rPr>
          <w:lang w:eastAsia="en-US"/>
        </w:rPr>
        <w:t xml:space="preserve">– приложение на одной странице. В процессе верстки применялся язык разметки гипертекста </w:t>
      </w:r>
      <w:r>
        <w:rPr>
          <w:lang w:val="en-US" w:eastAsia="en-US"/>
        </w:rPr>
        <w:t>HTML</w:t>
      </w:r>
      <w:r>
        <w:rPr>
          <w:lang w:eastAsia="en-US"/>
        </w:rPr>
        <w:t xml:space="preserve"> и технологии блочной верстки </w:t>
      </w:r>
      <w:r w:rsidR="00C3583A">
        <w:rPr>
          <w:lang w:eastAsia="en-US"/>
        </w:rPr>
        <w:t>сайтов, а также таблица каскадных стилей.</w:t>
      </w:r>
      <w:r>
        <w:rPr>
          <w:lang w:eastAsia="en-US"/>
        </w:rPr>
        <w:t xml:space="preserve"> Код данной страницы сайта</w:t>
      </w:r>
      <w:r w:rsidR="00C3583A">
        <w:rPr>
          <w:lang w:eastAsia="en-US"/>
        </w:rPr>
        <w:t xml:space="preserve"> и используемых стилей </w:t>
      </w:r>
      <w:proofErr w:type="spellStart"/>
      <w:r w:rsidR="00C3583A">
        <w:rPr>
          <w:lang w:val="en-US" w:eastAsia="en-US"/>
        </w:rPr>
        <w:t>css</w:t>
      </w:r>
      <w:proofErr w:type="spellEnd"/>
      <w:r>
        <w:rPr>
          <w:lang w:eastAsia="en-US"/>
        </w:rPr>
        <w:t xml:space="preserve"> представлен в приложении А.</w:t>
      </w:r>
    </w:p>
    <w:p w:rsidR="00E95F70" w:rsidRDefault="00E95F70" w:rsidP="00634FE3">
      <w:pPr>
        <w:pStyle w:val="a3"/>
      </w:pPr>
      <w:r>
        <w:rPr>
          <w:lang w:eastAsia="en-US"/>
        </w:rPr>
        <w:t xml:space="preserve">Выполнение функций на клиентской стороне обеспечивается благодаря сценарному языку программирования </w:t>
      </w:r>
      <w:r>
        <w:rPr>
          <w:lang w:val="en-US" w:eastAsia="en-US"/>
        </w:rPr>
        <w:t>JavaScript</w:t>
      </w:r>
      <w:r>
        <w:rPr>
          <w:lang w:eastAsia="en-US"/>
        </w:rPr>
        <w:t xml:space="preserve">. Активно использовался </w:t>
      </w:r>
      <w:proofErr w:type="spellStart"/>
      <w:r>
        <w:rPr>
          <w:lang w:eastAsia="en-US"/>
        </w:rPr>
        <w:t>фрей</w:t>
      </w:r>
      <w:r w:rsidRPr="00E95F70">
        <w:t>мворк</w:t>
      </w:r>
      <w:proofErr w:type="spellEnd"/>
      <w:r w:rsidRPr="00E95F70">
        <w:t xml:space="preserve"> </w:t>
      </w:r>
      <w:proofErr w:type="spellStart"/>
      <w:r w:rsidRPr="00E95F70">
        <w:t>Bootstrap</w:t>
      </w:r>
      <w:proofErr w:type="spellEnd"/>
      <w:r w:rsidRPr="00E95F70">
        <w:t xml:space="preserve"> - свободный набор инструментов для создания сайтов и веб-приложений</w:t>
      </w:r>
      <w:r>
        <w:t xml:space="preserve">. Основные важные фрагменты </w:t>
      </w:r>
      <w:r>
        <w:rPr>
          <w:lang w:val="en-US"/>
        </w:rPr>
        <w:t>JavaScript</w:t>
      </w:r>
      <w:r>
        <w:t>-кода представлены в приложении Б.</w:t>
      </w:r>
    </w:p>
    <w:p w:rsidR="002C7F02" w:rsidRPr="002C7F02" w:rsidRDefault="002C7F02" w:rsidP="00634FE3">
      <w:pPr>
        <w:pStyle w:val="a3"/>
        <w:rPr>
          <w:lang w:eastAsia="en-US"/>
        </w:rPr>
      </w:pPr>
      <w:r>
        <w:t xml:space="preserve">Как уже было сказано, для взаимодействия с серверной частью системы применялся скриптовый серверный язык </w:t>
      </w:r>
      <w:r>
        <w:rPr>
          <w:lang w:val="en-US"/>
        </w:rPr>
        <w:t>PHP</w:t>
      </w:r>
      <w:r>
        <w:t xml:space="preserve">. Основными функциями, реализованными при помощи </w:t>
      </w:r>
      <w:r w:rsidR="00F84E10">
        <w:t>данного языка,</w:t>
      </w:r>
      <w:r>
        <w:t xml:space="preserve"> являются работа с базой метаданных и </w:t>
      </w:r>
      <w:proofErr w:type="spellStart"/>
      <w:r>
        <w:t>медиатекой</w:t>
      </w:r>
      <w:proofErr w:type="spellEnd"/>
      <w:r>
        <w:t xml:space="preserve">, а также вывод на страницу динамического </w:t>
      </w:r>
      <w:r>
        <w:lastRenderedPageBreak/>
        <w:t>контента, т.е. содержимого, которое нельзя предусмотреть и прописать заранее. Таким образом, данный язык активно используется в процессе регистрации, авторизации, отображения данных из базы мета данных и их изменении, при работе с базой метаданных, расположенной на сервере. Наиболее важные фрагменты кода на данном языке представлены в приложении В.</w:t>
      </w:r>
    </w:p>
    <w:p w:rsidR="00C96668" w:rsidRPr="00C96668" w:rsidRDefault="00E95F70" w:rsidP="00634FE3">
      <w:pPr>
        <w:pStyle w:val="a3"/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208E1B" wp14:editId="76F862FE">
            <wp:simplePos x="0" y="0"/>
            <wp:positionH relativeFrom="margin">
              <wp:align>center</wp:align>
            </wp:positionH>
            <wp:positionV relativeFrom="paragraph">
              <wp:posOffset>1463271</wp:posOffset>
            </wp:positionV>
            <wp:extent cx="5511800" cy="463042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668A">
        <w:rPr>
          <w:lang w:eastAsia="en-US"/>
        </w:rPr>
        <w:t>Г</w:t>
      </w:r>
      <w:r w:rsidR="00C96668">
        <w:rPr>
          <w:lang w:eastAsia="en-US"/>
        </w:rPr>
        <w:t>лавная страница</w:t>
      </w:r>
      <w:r w:rsidR="0031668A">
        <w:rPr>
          <w:lang w:eastAsia="en-US"/>
        </w:rPr>
        <w:t xml:space="preserve"> для неавторизованного пользователя</w:t>
      </w:r>
      <w:r w:rsidR="00A02E5B">
        <w:rPr>
          <w:lang w:eastAsia="en-US"/>
        </w:rPr>
        <w:t xml:space="preserve"> представлена на рисунке 3.1.1</w:t>
      </w:r>
      <w:r w:rsidR="00C96668">
        <w:rPr>
          <w:lang w:eastAsia="en-US"/>
        </w:rPr>
        <w:t>.</w:t>
      </w:r>
      <w:r w:rsidR="00AC3D8C">
        <w:rPr>
          <w:lang w:eastAsia="en-US"/>
        </w:rPr>
        <w:t xml:space="preserve"> </w:t>
      </w:r>
      <w:r w:rsidR="0031668A">
        <w:rPr>
          <w:lang w:eastAsia="en-US"/>
        </w:rPr>
        <w:t>Данная</w:t>
      </w:r>
      <w:r w:rsidR="00AC3D8C">
        <w:rPr>
          <w:lang w:eastAsia="en-US"/>
        </w:rPr>
        <w:t xml:space="preserve"> страница п</w:t>
      </w:r>
      <w:r w:rsidR="0093024C">
        <w:rPr>
          <w:lang w:eastAsia="en-US"/>
        </w:rPr>
        <w:t>риветствует пользователя и дает понятие об основной функции данного ресурса. Также ставит пользователя в известность о том, что на данный момент ресурс работает в тестовом режиме, так как является прототипом.</w:t>
      </w:r>
    </w:p>
    <w:p w:rsidR="00205F07" w:rsidRDefault="00A02E5B" w:rsidP="00AC3D8C">
      <w:pPr>
        <w:pStyle w:val="a3"/>
        <w:ind w:firstLine="0"/>
        <w:jc w:val="center"/>
      </w:pPr>
      <w:bookmarkStart w:id="216" w:name="_Toc465267037"/>
      <w:r>
        <w:t>Рис. 3.1.1</w:t>
      </w:r>
      <w:r w:rsidR="00AC3D8C">
        <w:t>. Главная страница сайта.</w:t>
      </w:r>
    </w:p>
    <w:p w:rsidR="0031668A" w:rsidRDefault="0093024C" w:rsidP="0093024C">
      <w:pPr>
        <w:pStyle w:val="a3"/>
      </w:pPr>
      <w:r w:rsidRPr="0093024C">
        <w:t>Для удобства работы с данным ресурсом реализованы две панели меню – горизонтальное меню навигации</w:t>
      </w:r>
      <w:r w:rsidR="0031668A">
        <w:t xml:space="preserve">, расположенное сразу под шапкой </w:t>
      </w:r>
      <w:r w:rsidR="0031668A">
        <w:lastRenderedPageBreak/>
        <w:t>сайта,</w:t>
      </w:r>
      <w:r>
        <w:t xml:space="preserve"> и вертикальное меню разделов</w:t>
      </w:r>
      <w:r w:rsidR="0031668A">
        <w:t>, изображенное слева страницы</w:t>
      </w:r>
      <w:r>
        <w:t>. Все содержимое сайта отображается в центральной части страницы</w:t>
      </w:r>
      <w:r w:rsidR="0031668A">
        <w:t xml:space="preserve"> посредством плавного скрытия и отображения контента соответственно нажатиям на кнопки панелей меню</w:t>
      </w:r>
      <w:r>
        <w:t>.</w:t>
      </w:r>
    </w:p>
    <w:p w:rsidR="0093024C" w:rsidRDefault="003C4118" w:rsidP="003C4118">
      <w:pPr>
        <w:pStyle w:val="a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28ECB3" wp14:editId="2E0D6426">
            <wp:simplePos x="0" y="0"/>
            <wp:positionH relativeFrom="margin">
              <wp:align>right</wp:align>
            </wp:positionH>
            <wp:positionV relativeFrom="paragraph">
              <wp:posOffset>1457325</wp:posOffset>
            </wp:positionV>
            <wp:extent cx="5939790" cy="4456430"/>
            <wp:effectExtent l="0" t="0" r="3810" b="127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024C" w:rsidRPr="0093024C">
        <w:t xml:space="preserve"> Чтобы </w:t>
      </w:r>
      <w:proofErr w:type="gramStart"/>
      <w:r w:rsidR="0093024C" w:rsidRPr="0093024C">
        <w:t>работа</w:t>
      </w:r>
      <w:r w:rsidR="0031668A">
        <w:t>ть с данной системой необходимо</w:t>
      </w:r>
      <w:r w:rsidR="0093024C" w:rsidRPr="0093024C">
        <w:t xml:space="preserve"> авторизоваться</w:t>
      </w:r>
      <w:proofErr w:type="gramEnd"/>
      <w:r w:rsidR="0093024C" w:rsidRPr="0093024C">
        <w:t>.</w:t>
      </w:r>
      <w:r w:rsidR="0093024C">
        <w:t xml:space="preserve"> </w:t>
      </w:r>
      <w:r w:rsidR="0031668A">
        <w:t xml:space="preserve">В случае отсутствия у пользователя аккаунта в системе необходимо пройти процесс регистрации. </w:t>
      </w:r>
      <w:r w:rsidR="0093024C">
        <w:t>Данные функции запускаются нажатием на соответствующие кнопки панели навигации. Формы регистрации и авториз</w:t>
      </w:r>
      <w:r w:rsidR="00A02E5B">
        <w:t>ации представлены на рисунках 3.1.2 и 3.1.3</w:t>
      </w:r>
      <w:r w:rsidR="0093024C">
        <w:t>.</w:t>
      </w:r>
    </w:p>
    <w:p w:rsidR="0093024C" w:rsidRDefault="00A02E5B" w:rsidP="00A02E5B">
      <w:pPr>
        <w:pStyle w:val="a3"/>
        <w:jc w:val="center"/>
      </w:pPr>
      <w:r>
        <w:t>Рис. 3.1.2. Форма регистрации.</w:t>
      </w:r>
    </w:p>
    <w:p w:rsidR="0093024C" w:rsidRDefault="0093024C" w:rsidP="003C4118">
      <w:pPr>
        <w:pStyle w:val="a3"/>
      </w:pPr>
      <w:r>
        <w:t xml:space="preserve">Система интерактивно реагирует на действия пользователя – в случае неверного указания необходимых данных выводятся соответствующие сообщения об ошибках. После успешного процесса авторизации предоставляется доступ во все разделы меню разделов. Панель навигации </w:t>
      </w:r>
      <w:r>
        <w:lastRenderedPageBreak/>
        <w:t>также соответственно отображает кнопки для входа в личный кабинет, выхода</w:t>
      </w:r>
      <w:r w:rsidR="0031668A">
        <w:t xml:space="preserve"> из системы</w:t>
      </w:r>
      <w:r>
        <w:t xml:space="preserve"> и администрирования системы (в случае авторизации с аккаунта администратора),</w:t>
      </w:r>
      <w:r w:rsidR="00A02E5B">
        <w:t xml:space="preserve"> что представлено на рисунках 3.1.4 и 3.1.5</w:t>
      </w:r>
      <w:r>
        <w:t>.</w:t>
      </w:r>
      <w:r w:rsidR="00BF6E7E">
        <w:t xml:space="preserve"> В дальнейшем </w:t>
      </w:r>
      <w:r w:rsidR="00C3583A">
        <w:rPr>
          <w:noProof/>
        </w:rPr>
        <w:drawing>
          <wp:anchor distT="0" distB="0" distL="114300" distR="114300" simplePos="0" relativeHeight="251660288" behindDoc="0" locked="0" layoutInCell="1" allowOverlap="1" wp14:anchorId="0765B419" wp14:editId="63BAC506">
            <wp:simplePos x="0" y="0"/>
            <wp:positionH relativeFrom="margin">
              <wp:align>left</wp:align>
            </wp:positionH>
            <wp:positionV relativeFrom="paragraph">
              <wp:posOffset>916140</wp:posOffset>
            </wp:positionV>
            <wp:extent cx="5939790" cy="3945255"/>
            <wp:effectExtent l="0" t="0" r="381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E7E">
        <w:t>система будет рассматриваться с аккаунта администратора.</w:t>
      </w:r>
    </w:p>
    <w:p w:rsidR="0093024C" w:rsidRDefault="00A02E5B" w:rsidP="003C4118">
      <w:pPr>
        <w:pStyle w:val="a3"/>
        <w:jc w:val="center"/>
      </w:pPr>
      <w:r>
        <w:t>Рис. 3.1.3</w:t>
      </w:r>
      <w:r w:rsidR="003C4118">
        <w:t>. Форма авторизации.</w:t>
      </w:r>
    </w:p>
    <w:p w:rsidR="00351E01" w:rsidRDefault="00351E01" w:rsidP="00351E01">
      <w:pPr>
        <w:pStyle w:val="a3"/>
      </w:pPr>
      <w:r>
        <w:t xml:space="preserve">Кнопка выхода используется для завершения </w:t>
      </w:r>
      <w:r w:rsidR="0031668A">
        <w:t>(</w:t>
      </w:r>
      <w:r>
        <w:t>обнуления</w:t>
      </w:r>
      <w:r w:rsidR="0031668A">
        <w:t>)</w:t>
      </w:r>
      <w:r>
        <w:t xml:space="preserve"> текущей сессии и выхода из аккаунта. После этого пользователь вновь пере</w:t>
      </w:r>
      <w:r w:rsidR="0031668A">
        <w:t>направляется</w:t>
      </w:r>
      <w:r>
        <w:t xml:space="preserve"> на главную страницу сай</w:t>
      </w:r>
      <w:r w:rsidR="003D7C00">
        <w:t>та, представленную на рисунке 3.1.1</w:t>
      </w:r>
      <w:r>
        <w:t>.</w:t>
      </w:r>
    </w:p>
    <w:p w:rsidR="003C4118" w:rsidRDefault="003C4118" w:rsidP="003C4118">
      <w:pPr>
        <w:pStyle w:val="a3"/>
      </w:pPr>
      <w:r>
        <w:t>Авторизовавшийся пользователь имеет возможность просмотреть содержимое базы метаданных музыкальных композиций по разделам, указанным в меню разделов – Композиции, Исполнители, Альбомы, Жанры. Примеры отображения данных из разделов «Композиции» и «Исполнит</w:t>
      </w:r>
      <w:r w:rsidR="00A02E5B">
        <w:t xml:space="preserve">ели» представлены на рисунках </w:t>
      </w:r>
      <w:r w:rsidR="003D7C00">
        <w:t>3.1.6 и 3.1.7</w:t>
      </w:r>
      <w:r>
        <w:t xml:space="preserve">. Отображение данных в остальных разделах происходит совершенно аналогично. </w:t>
      </w:r>
    </w:p>
    <w:p w:rsidR="004014F6" w:rsidRPr="00351E01" w:rsidRDefault="004014F6" w:rsidP="00351E01">
      <w:pPr>
        <w:pStyle w:val="a3"/>
      </w:pPr>
    </w:p>
    <w:p w:rsidR="00351E01" w:rsidRDefault="0093024C" w:rsidP="00351E01">
      <w:pPr>
        <w:pStyle w:val="a3"/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51939F8" wp14:editId="13D1BC28">
            <wp:simplePos x="0" y="0"/>
            <wp:positionH relativeFrom="margin">
              <wp:align>left</wp:align>
            </wp:positionH>
            <wp:positionV relativeFrom="paragraph">
              <wp:posOffset>576</wp:posOffset>
            </wp:positionV>
            <wp:extent cx="5939790" cy="3855085"/>
            <wp:effectExtent l="0" t="0" r="381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E5B">
        <w:t>Рис. 3.1.4</w:t>
      </w:r>
      <w:r w:rsidR="00B276DA">
        <w:t>. Видение сайта авторизовавшимся пользователем.</w:t>
      </w:r>
    </w:p>
    <w:p w:rsidR="00B276DA" w:rsidRDefault="00351E01" w:rsidP="004014F6">
      <w:pPr>
        <w:pStyle w:val="a3"/>
        <w:ind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02C14EF" wp14:editId="662BFCD3">
            <wp:simplePos x="0" y="0"/>
            <wp:positionH relativeFrom="margin">
              <wp:align>left</wp:align>
            </wp:positionH>
            <wp:positionV relativeFrom="paragraph">
              <wp:posOffset>221615</wp:posOffset>
            </wp:positionV>
            <wp:extent cx="5939790" cy="3870325"/>
            <wp:effectExtent l="0" t="0" r="381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024C" w:rsidRDefault="00A02E5B" w:rsidP="0093024C">
      <w:pPr>
        <w:pStyle w:val="a3"/>
        <w:jc w:val="center"/>
      </w:pPr>
      <w:r>
        <w:t>Рис. 3.1.5</w:t>
      </w:r>
      <w:r w:rsidR="00351E01">
        <w:t>. Видение сайта авторизовавшимся администратором.</w:t>
      </w:r>
    </w:p>
    <w:p w:rsidR="004014F6" w:rsidRDefault="004014F6" w:rsidP="004014F6">
      <w:pPr>
        <w:pStyle w:val="a3"/>
      </w:pPr>
    </w:p>
    <w:p w:rsidR="004014F6" w:rsidRDefault="004014F6" w:rsidP="004014F6">
      <w:pPr>
        <w:pStyle w:val="a3"/>
      </w:pPr>
      <w:r>
        <w:lastRenderedPageBreak/>
        <w:t>.</w:t>
      </w:r>
    </w:p>
    <w:p w:rsidR="0093024C" w:rsidRDefault="0093024C" w:rsidP="004014F6">
      <w:pPr>
        <w:pStyle w:val="a3"/>
        <w:ind w:firstLine="0"/>
      </w:pPr>
    </w:p>
    <w:p w:rsidR="003C4118" w:rsidRDefault="00BC7AFC" w:rsidP="003C4118">
      <w:pPr>
        <w:pStyle w:val="a3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188D542" wp14:editId="7969F598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939790" cy="3986530"/>
            <wp:effectExtent l="0" t="0" r="381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C00">
        <w:t>Рис. 3.1.6</w:t>
      </w:r>
      <w:r>
        <w:t>. Раздел композиций.</w:t>
      </w:r>
      <w:r w:rsidRPr="00BC7AFC">
        <w:rPr>
          <w:noProof/>
        </w:rPr>
        <w:t xml:space="preserve"> </w:t>
      </w:r>
      <w:r w:rsidR="003C4118">
        <w:rPr>
          <w:noProof/>
        </w:rPr>
        <w:drawing>
          <wp:anchor distT="0" distB="0" distL="114300" distR="114300" simplePos="0" relativeHeight="251671552" behindDoc="0" locked="0" layoutInCell="1" allowOverlap="1" wp14:anchorId="2ED4D158" wp14:editId="356FDE9B">
            <wp:simplePos x="0" y="0"/>
            <wp:positionH relativeFrom="margin">
              <wp:posOffset>0</wp:posOffset>
            </wp:positionH>
            <wp:positionV relativeFrom="paragraph">
              <wp:posOffset>4297045</wp:posOffset>
            </wp:positionV>
            <wp:extent cx="5939790" cy="3764280"/>
            <wp:effectExtent l="0" t="0" r="3810" b="762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2"/>
                    <a:stretch/>
                  </pic:blipFill>
                  <pic:spPr bwMode="auto">
                    <a:xfrm>
                      <a:off x="0" y="0"/>
                      <a:ext cx="5939790" cy="3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4118" w:rsidRDefault="00BC7AFC" w:rsidP="003C4118">
      <w:pPr>
        <w:pStyle w:val="a3"/>
        <w:jc w:val="center"/>
        <w:rPr>
          <w:noProof/>
        </w:rPr>
      </w:pPr>
      <w:r>
        <w:t>Рис.</w:t>
      </w:r>
      <w:r w:rsidR="003D7C00">
        <w:t xml:space="preserve"> 3.1.7</w:t>
      </w:r>
      <w:r>
        <w:t>. Раздел исполнителей.</w:t>
      </w:r>
      <w:r w:rsidR="004014F6" w:rsidRPr="004014F6">
        <w:rPr>
          <w:noProof/>
        </w:rPr>
        <w:t xml:space="preserve"> </w:t>
      </w:r>
    </w:p>
    <w:p w:rsidR="003C4118" w:rsidRDefault="003C4118" w:rsidP="003C4118">
      <w:pPr>
        <w:pStyle w:val="a3"/>
        <w:jc w:val="center"/>
        <w:rPr>
          <w:noProof/>
        </w:rPr>
      </w:pPr>
    </w:p>
    <w:p w:rsidR="00AC3D8C" w:rsidRPr="00BF6E7E" w:rsidRDefault="003C4118" w:rsidP="003C4118">
      <w:pPr>
        <w:pStyle w:val="a3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7985C11" wp14:editId="4B10BB03">
            <wp:simplePos x="0" y="0"/>
            <wp:positionH relativeFrom="margin">
              <wp:align>left</wp:align>
            </wp:positionH>
            <wp:positionV relativeFrom="paragraph">
              <wp:posOffset>1191829</wp:posOffset>
            </wp:positionV>
            <wp:extent cx="5939790" cy="4400550"/>
            <wp:effectExtent l="0" t="0" r="381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Меню разделов также имеет пункт «Поиск», который предоставляет пользователю возможность поиска данных в системе по выбранному им разделу: композиция, исполнитель, жанр, альбом. Пример работы </w:t>
      </w:r>
      <w:r w:rsidR="003D7C00">
        <w:t>поиска представлен на рисунке 3.1.8</w:t>
      </w:r>
      <w:r>
        <w:t>.</w:t>
      </w:r>
    </w:p>
    <w:p w:rsidR="00AC3D8C" w:rsidRDefault="00BF6E7E" w:rsidP="00BF6E7E">
      <w:pPr>
        <w:pStyle w:val="a3"/>
        <w:jc w:val="center"/>
      </w:pPr>
      <w:r w:rsidRPr="00BF6E7E">
        <w:t xml:space="preserve">Рис. </w:t>
      </w:r>
      <w:r w:rsidR="003D7C00">
        <w:t>3.1.8</w:t>
      </w:r>
      <w:r w:rsidRPr="00BF6E7E">
        <w:t>. Поиск по исполнителям.</w:t>
      </w:r>
    </w:p>
    <w:p w:rsidR="00261646" w:rsidRPr="00BF6E7E" w:rsidRDefault="00AB1596" w:rsidP="003C4118">
      <w:pPr>
        <w:pStyle w:val="a3"/>
      </w:pPr>
      <w:r>
        <w:t>Свой список избранного пользователь может просмотреть и отредакти</w:t>
      </w:r>
      <w:r w:rsidR="007120A7">
        <w:t>ровать в своем личном кабинете, открыв его по нажатию соответствующей кнопки на панели навигации.</w:t>
      </w:r>
      <w:r w:rsidR="004014F6">
        <w:t xml:space="preserve"> Кнопка удаления из </w:t>
      </w:r>
      <w:proofErr w:type="spellStart"/>
      <w:r w:rsidR="004014F6">
        <w:t>плейлиста</w:t>
      </w:r>
      <w:proofErr w:type="spellEnd"/>
      <w:r w:rsidR="004014F6">
        <w:t xml:space="preserve"> расположена и выглядит </w:t>
      </w:r>
      <w:proofErr w:type="gramStart"/>
      <w:r w:rsidR="004014F6">
        <w:t>также, как</w:t>
      </w:r>
      <w:proofErr w:type="gramEnd"/>
      <w:r w:rsidR="004014F6">
        <w:t xml:space="preserve"> при просмотре раздела композиций или выполнении поиска.</w:t>
      </w:r>
      <w:r w:rsidR="007120A7">
        <w:t xml:space="preserve"> </w:t>
      </w:r>
      <w:r>
        <w:t xml:space="preserve">При просмотре </w:t>
      </w:r>
      <w:proofErr w:type="spellStart"/>
      <w:r>
        <w:t>плейлиста</w:t>
      </w:r>
      <w:proofErr w:type="spellEnd"/>
      <w:r>
        <w:t xml:space="preserve"> из личного кабинета пользователю также предоставляется возможность прослушать понравившуюся композицию, в случае если </w:t>
      </w:r>
      <w:proofErr w:type="spellStart"/>
      <w:r>
        <w:t>медиафайл</w:t>
      </w:r>
      <w:proofErr w:type="spellEnd"/>
      <w:r>
        <w:t xml:space="preserve"> данной композиции имеется в системе</w:t>
      </w:r>
      <w:r w:rsidR="00D21568">
        <w:t>,</w:t>
      </w:r>
      <w:r>
        <w:t xml:space="preserve"> через встроенный в ст</w:t>
      </w:r>
      <w:r w:rsidR="00D21568">
        <w:t>р</w:t>
      </w:r>
      <w:r>
        <w:t>аницу плеер.</w:t>
      </w:r>
      <w:r w:rsidR="004014F6">
        <w:t xml:space="preserve"> Для прослушивания </w:t>
      </w:r>
      <w:r w:rsidR="004014F6">
        <w:lastRenderedPageBreak/>
        <w:t xml:space="preserve">композиции необходимо нажать на кнопку с изображением нот, расположенной в последнем столбце таблицы, отображающей </w:t>
      </w:r>
      <w:proofErr w:type="spellStart"/>
      <w:r w:rsidR="004014F6">
        <w:t>плейлист</w:t>
      </w:r>
      <w:proofErr w:type="spellEnd"/>
      <w:r w:rsidR="004014F6">
        <w:t xml:space="preserve"> </w:t>
      </w:r>
      <w:r w:rsidR="003C4118">
        <w:rPr>
          <w:noProof/>
        </w:rPr>
        <w:drawing>
          <wp:anchor distT="0" distB="0" distL="114300" distR="114300" simplePos="0" relativeHeight="251666432" behindDoc="0" locked="0" layoutInCell="1" allowOverlap="1" wp14:anchorId="276A4BBD" wp14:editId="33E8644F">
            <wp:simplePos x="0" y="0"/>
            <wp:positionH relativeFrom="margin">
              <wp:posOffset>18860</wp:posOffset>
            </wp:positionH>
            <wp:positionV relativeFrom="paragraph">
              <wp:posOffset>566190</wp:posOffset>
            </wp:positionV>
            <wp:extent cx="5932805" cy="468884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14F6">
        <w:t>пользователя.</w:t>
      </w:r>
      <w:r w:rsidR="00261646">
        <w:t xml:space="preserve"> Личный кабинет представлен на рисунке </w:t>
      </w:r>
      <w:r w:rsidR="003D7C00">
        <w:t>3.1.9</w:t>
      </w:r>
      <w:r w:rsidR="00261646">
        <w:t>.</w:t>
      </w:r>
    </w:p>
    <w:p w:rsidR="00847E41" w:rsidRDefault="003D7C00" w:rsidP="003C4118">
      <w:pPr>
        <w:pStyle w:val="a3"/>
        <w:jc w:val="center"/>
      </w:pPr>
      <w:r>
        <w:t>Рис. 3.1.9</w:t>
      </w:r>
      <w:r w:rsidR="00261646" w:rsidRPr="00261646">
        <w:t>. Личный кабинет.</w:t>
      </w:r>
    </w:p>
    <w:p w:rsidR="00847E41" w:rsidRDefault="00847E41" w:rsidP="00847E41">
      <w:pPr>
        <w:pStyle w:val="a3"/>
      </w:pPr>
      <w:r>
        <w:t xml:space="preserve">Помимо вышеперечисленных функций, доступных рядовому пользователю, администратору предоставляется возможность внесения изменений в базу метаданных и </w:t>
      </w:r>
      <w:proofErr w:type="spellStart"/>
      <w:r>
        <w:t>медиатеку</w:t>
      </w:r>
      <w:proofErr w:type="spellEnd"/>
      <w:r>
        <w:t>. Для этого необходимо перейти в раздел администрирования посредством нажатия соответствующей кнопки панели навигации. Страница администрирования си</w:t>
      </w:r>
      <w:r w:rsidR="003D7C00">
        <w:t>стемы представлена на рисунке 3.1.10</w:t>
      </w:r>
      <w:r>
        <w:t>.</w:t>
      </w:r>
    </w:p>
    <w:p w:rsidR="00634FE3" w:rsidRDefault="003C4118" w:rsidP="003C4118">
      <w:pPr>
        <w:pStyle w:val="a3"/>
      </w:pPr>
      <w:r>
        <w:t xml:space="preserve">Под внесением изменений в базу метаданных подразумевается добавления новых данных (в том числе добавление новой композиции и связывание ее с уже существующими исполнителями, альбомами и жанрами), удаление или переименование уже существующих данных. Так </w:t>
      </w:r>
      <w:r>
        <w:lastRenderedPageBreak/>
        <w:t>как система подразумевает хранение полной и достоверной информации о музыкальных композициях, возможность частичного добавления данных</w:t>
      </w:r>
      <w:r w:rsidRPr="006B26B1">
        <w:t xml:space="preserve"> </w:t>
      </w:r>
      <w:r>
        <w:t xml:space="preserve">отсутствует. Например, в случае добавления композиции без исполнителя или альбома. </w:t>
      </w:r>
    </w:p>
    <w:p w:rsidR="00261646" w:rsidRDefault="00B84B60" w:rsidP="00261646">
      <w:pPr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B5AC389" wp14:editId="240C42BA">
            <wp:extent cx="5939790" cy="503110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41" w:rsidRDefault="00B84B60" w:rsidP="003C4118">
      <w:pPr>
        <w:pStyle w:val="a3"/>
        <w:jc w:val="center"/>
      </w:pPr>
      <w:r w:rsidRPr="00B84B60">
        <w:t>Рис.</w:t>
      </w:r>
      <w:r w:rsidR="003D7C00">
        <w:t xml:space="preserve"> 3.1.10</w:t>
      </w:r>
      <w:r w:rsidRPr="00B84B60">
        <w:t>. Администрирование.</w:t>
      </w:r>
    </w:p>
    <w:p w:rsidR="00847E41" w:rsidRDefault="00847E41" w:rsidP="00847E41">
      <w:pPr>
        <w:pStyle w:val="a3"/>
      </w:pPr>
      <w:r>
        <w:t xml:space="preserve">Под внесением изменений в </w:t>
      </w:r>
      <w:proofErr w:type="spellStart"/>
      <w:r>
        <w:t>медиатеку</w:t>
      </w:r>
      <w:proofErr w:type="spellEnd"/>
      <w:r>
        <w:t xml:space="preserve"> подразумевается добавление </w:t>
      </w:r>
      <w:proofErr w:type="spellStart"/>
      <w:r>
        <w:t>медиадынных</w:t>
      </w:r>
      <w:proofErr w:type="spellEnd"/>
      <w:r>
        <w:t xml:space="preserve"> на сервер или их удаление оттуда. Параллельно этому происходят также некоторые изменения и в метаданных композиций – необходимо отобразить удаление или добавление </w:t>
      </w:r>
      <w:proofErr w:type="spellStart"/>
      <w:r>
        <w:t>медиаданных</w:t>
      </w:r>
      <w:proofErr w:type="spellEnd"/>
      <w:r>
        <w:t xml:space="preserve"> конкретной композиции.</w:t>
      </w:r>
    </w:p>
    <w:p w:rsidR="00B84B60" w:rsidRDefault="00B84B60" w:rsidP="00B84B60">
      <w:pPr>
        <w:pStyle w:val="a3"/>
      </w:pPr>
      <w:r>
        <w:t>Процесс добавления или переименования метаданных выполняется в соответствующих разделах</w:t>
      </w:r>
      <w:r w:rsidR="00847E41">
        <w:t xml:space="preserve"> страницы администрирования, расположенных </w:t>
      </w:r>
      <w:r w:rsidR="00847E41">
        <w:lastRenderedPageBreak/>
        <w:t>перед поиском по таблице, отображающей все композиции (аналогично пункту композиций меню разделов.)</w:t>
      </w:r>
      <w:proofErr w:type="gramStart"/>
      <w:r w:rsidR="00847E41">
        <w:t xml:space="preserve"> </w:t>
      </w:r>
      <w:r>
        <w:t>.</w:t>
      </w:r>
      <w:proofErr w:type="gramEnd"/>
    </w:p>
    <w:p w:rsidR="00B84B60" w:rsidRDefault="00B84B60" w:rsidP="00B84B60">
      <w:pPr>
        <w:pStyle w:val="a3"/>
      </w:pPr>
      <w:r>
        <w:t xml:space="preserve"> Для добавления абсолютно новых данных в полях для исполнителя, альбома и жанра указываются названия, ставятся галочки в </w:t>
      </w:r>
      <w:proofErr w:type="spellStart"/>
      <w:r>
        <w:t>чекбоксах</w:t>
      </w:r>
      <w:proofErr w:type="spellEnd"/>
      <w:r>
        <w:t xml:space="preserve"> напротив данных полей. В таком случае также появится поле для указания года альбома. </w:t>
      </w:r>
      <w:r w:rsidR="00847E41">
        <w:t>После необходимо нажать соответствующую кнопку.</w:t>
      </w:r>
    </w:p>
    <w:p w:rsidR="00B84B60" w:rsidRDefault="00B84B60" w:rsidP="00B84B60">
      <w:pPr>
        <w:pStyle w:val="a3"/>
      </w:pPr>
      <w:r>
        <w:t>Для связывания новой композиции с уже существующими данными, необходимо снять галочки у полей уже существующих данных и указать вместо названия индивидуальные коды, которые можно быстро получить кликом по соответствующему полю таблицы внизу данной страницы.</w:t>
      </w:r>
      <w:r w:rsidR="00847E41">
        <w:t xml:space="preserve"> После необходимо нажать соответствующую кнопку.</w:t>
      </w:r>
    </w:p>
    <w:p w:rsidR="00B84B60" w:rsidRDefault="00B84B60" w:rsidP="00B84B60">
      <w:pPr>
        <w:pStyle w:val="a3"/>
      </w:pPr>
      <w:r>
        <w:t>При переименовании данных необходимо указать категорию редактируемых данных (исполнитель, композиция, альбом и</w:t>
      </w:r>
      <w:r w:rsidR="00847E41">
        <w:t>ли</w:t>
      </w:r>
      <w:r>
        <w:t xml:space="preserve"> жанр)</w:t>
      </w:r>
      <w:r w:rsidR="00847E41">
        <w:t>, а</w:t>
      </w:r>
      <w:r>
        <w:t xml:space="preserve"> также индивидуальный код. Данные поля автоматически заполняются при клике на ячейку таблицы внизу страницы. Администратору остается только указать новое название и нажать соответствующую кнопку.</w:t>
      </w:r>
    </w:p>
    <w:p w:rsidR="00B84B60" w:rsidRDefault="00B84B60" w:rsidP="00B84B60">
      <w:pPr>
        <w:pStyle w:val="a3"/>
      </w:pPr>
      <w:r>
        <w:t xml:space="preserve">Удаление композиции, а также добавление и удаление </w:t>
      </w:r>
      <w:proofErr w:type="spellStart"/>
      <w:r>
        <w:t>медиаданных</w:t>
      </w:r>
      <w:proofErr w:type="spellEnd"/>
      <w:r>
        <w:t xml:space="preserve"> выполняется при помощи кнопок, указанных в последних двух столбцах таблицы</w:t>
      </w:r>
      <w:r w:rsidR="00847E41">
        <w:t xml:space="preserve"> внизу страницы</w:t>
      </w:r>
      <w:r>
        <w:t xml:space="preserve">. </w:t>
      </w:r>
    </w:p>
    <w:p w:rsidR="003C4118" w:rsidRDefault="00B84B60" w:rsidP="003C4118">
      <w:pPr>
        <w:pStyle w:val="a3"/>
      </w:pPr>
      <w:r>
        <w:t>Кнопка предпоследнего столбца таблицы</w:t>
      </w:r>
      <w:r w:rsidR="00847E41">
        <w:t xml:space="preserve"> (с изображением креста)</w:t>
      </w:r>
      <w:r>
        <w:t xml:space="preserve"> выполняет полное удаление данной позиции, т.е. композиции (удаление метаданных)</w:t>
      </w:r>
      <w:r w:rsidR="00A51F27">
        <w:t xml:space="preserve"> и связанных</w:t>
      </w:r>
      <w:r w:rsidR="00847E41">
        <w:t xml:space="preserve"> с ней </w:t>
      </w:r>
      <w:proofErr w:type="spellStart"/>
      <w:r w:rsidR="00847E41">
        <w:t>медиафайлов</w:t>
      </w:r>
      <w:proofErr w:type="spellEnd"/>
      <w:r w:rsidR="00847E41">
        <w:t xml:space="preserve"> из системы.</w:t>
      </w:r>
    </w:p>
    <w:p w:rsidR="00847E41" w:rsidRPr="00B84B60" w:rsidRDefault="0021743E" w:rsidP="0021743E">
      <w:pPr>
        <w:pStyle w:val="a3"/>
      </w:pPr>
      <w:r>
        <w:lastRenderedPageBreak/>
        <w:t xml:space="preserve">В последнем столбце располагается кнопка для удаления или добавления </w:t>
      </w:r>
      <w:proofErr w:type="spellStart"/>
      <w:r>
        <w:t>медиафайлов</w:t>
      </w:r>
      <w:proofErr w:type="spellEnd"/>
      <w:r>
        <w:t xml:space="preserve"> (в зависимости от их наличия в системе с изображением знака плюса или минуса). При нажатии на кнопку добавления </w:t>
      </w:r>
      <w:proofErr w:type="spellStart"/>
      <w:r>
        <w:t>медиафайлов</w:t>
      </w:r>
      <w:proofErr w:type="spellEnd"/>
      <w:r>
        <w:t xml:space="preserve"> после раздела о переименовании данных открывается раздел для загрузки файлов, который можно увидеть на рисунке 3.1.11. В данном разделе администратору необходимо лишь выбрать загружаемый файл и нажать кнопку загрузки. Поле с индивидуальным кодом при этом заполняется </w: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0834BE6" wp14:editId="28039D0F">
            <wp:simplePos x="0" y="0"/>
            <wp:positionH relativeFrom="margin">
              <wp:align>left</wp:align>
            </wp:positionH>
            <wp:positionV relativeFrom="paragraph">
              <wp:posOffset>558140</wp:posOffset>
            </wp:positionV>
            <wp:extent cx="5939790" cy="4993005"/>
            <wp:effectExtent l="0" t="0" r="381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автоматически</w:t>
      </w:r>
    </w:p>
    <w:p w:rsidR="00261646" w:rsidRPr="0021743E" w:rsidRDefault="0021743E" w:rsidP="0021743E">
      <w:pPr>
        <w:pStyle w:val="a3"/>
        <w:jc w:val="center"/>
      </w:pPr>
      <w:r>
        <w:t>Рис. 3.1.11</w:t>
      </w:r>
      <w:r w:rsidR="00847E41" w:rsidRPr="00847E41">
        <w:t xml:space="preserve">. Администрирование. Добавление </w:t>
      </w:r>
      <w:proofErr w:type="spellStart"/>
      <w:r w:rsidR="00847E41" w:rsidRPr="00847E41">
        <w:t>мадиафайла</w:t>
      </w:r>
      <w:proofErr w:type="spellEnd"/>
      <w:r w:rsidR="00847E41" w:rsidRPr="00847E41">
        <w:t>.</w:t>
      </w:r>
    </w:p>
    <w:p w:rsidR="00634FE3" w:rsidRDefault="002D1B5B" w:rsidP="0021743E">
      <w:pPr>
        <w:pStyle w:val="a3"/>
      </w:pPr>
      <w:r w:rsidRPr="002D1B5B">
        <w:t>Как</w:t>
      </w:r>
      <w:r>
        <w:t xml:space="preserve"> и в случае с авторизацией и регистрацией система реагирует на действия администратора</w:t>
      </w:r>
      <w:r w:rsidR="00975E93">
        <w:t xml:space="preserve">, сообщая о возникающих в процесс администрирования ошибках. Подобные ошибки могут быть связанны с </w:t>
      </w:r>
      <w:r w:rsidR="00975E93">
        <w:lastRenderedPageBreak/>
        <w:t xml:space="preserve">некорректным вводом администратором необходимых данных (пустые поля, ввод отрицательного числа в разделе года альбома и т.д.). </w:t>
      </w:r>
    </w:p>
    <w:p w:rsidR="00634FE3" w:rsidRDefault="00634FE3" w:rsidP="0021743E">
      <w:pPr>
        <w:pStyle w:val="21"/>
      </w:pPr>
      <w:bookmarkStart w:id="217" w:name="_Toc483433803"/>
      <w:r w:rsidRPr="00FE6296">
        <w:t>3.2. Испытания</w:t>
      </w:r>
      <w:r w:rsidR="009D2809">
        <w:t xml:space="preserve"> прототипа</w:t>
      </w:r>
      <w:bookmarkEnd w:id="217"/>
    </w:p>
    <w:p w:rsidR="00270562" w:rsidRDefault="00270562" w:rsidP="00634FE3">
      <w:pPr>
        <w:pStyle w:val="a3"/>
        <w:rPr>
          <w:lang w:eastAsia="en-US"/>
        </w:rPr>
      </w:pPr>
      <w:r>
        <w:rPr>
          <w:lang w:eastAsia="en-US"/>
        </w:rPr>
        <w:t xml:space="preserve">После реализации задуманной системы необходимо провести испытания – т.е. протестировать систему, </w:t>
      </w:r>
      <w:proofErr w:type="gramStart"/>
      <w:r>
        <w:rPr>
          <w:lang w:eastAsia="en-US"/>
        </w:rPr>
        <w:t>проверить</w:t>
      </w:r>
      <w:proofErr w:type="gramEnd"/>
      <w:r>
        <w:rPr>
          <w:lang w:eastAsia="en-US"/>
        </w:rPr>
        <w:t xml:space="preserve"> на сколько она соответствует заявленным требованиям и на сколько хорошо выполняет свои функции. В данном контексте объектом испытаний служит </w:t>
      </w:r>
      <w:proofErr w:type="gramStart"/>
      <w:r>
        <w:rPr>
          <w:lang w:eastAsia="en-US"/>
        </w:rPr>
        <w:t>разрабатываемый</w:t>
      </w:r>
      <w:proofErr w:type="gramEnd"/>
      <w:r>
        <w:rPr>
          <w:lang w:eastAsia="en-US"/>
        </w:rPr>
        <w:t xml:space="preserve"> веб-сайт.</w:t>
      </w:r>
    </w:p>
    <w:p w:rsidR="00270562" w:rsidRDefault="00270562" w:rsidP="00634FE3">
      <w:pPr>
        <w:pStyle w:val="a3"/>
        <w:rPr>
          <w:lang w:eastAsia="en-US"/>
        </w:rPr>
      </w:pPr>
      <w:r>
        <w:rPr>
          <w:lang w:eastAsia="en-US"/>
        </w:rPr>
        <w:t xml:space="preserve">Главным требованием успешного прохождения </w:t>
      </w:r>
      <w:proofErr w:type="gramStart"/>
      <w:r>
        <w:rPr>
          <w:lang w:eastAsia="en-US"/>
        </w:rPr>
        <w:t>испытаний</w:t>
      </w:r>
      <w:proofErr w:type="gramEnd"/>
      <w:r>
        <w:rPr>
          <w:lang w:eastAsia="en-US"/>
        </w:rPr>
        <w:t xml:space="preserve"> при тестировании разрабатываемого в данной выпускной квалификационной работе </w:t>
      </w:r>
      <w:r w:rsidR="00593A46">
        <w:rPr>
          <w:lang w:eastAsia="en-US"/>
        </w:rPr>
        <w:t xml:space="preserve">сайта </w:t>
      </w:r>
      <w:r>
        <w:rPr>
          <w:lang w:eastAsia="en-US"/>
        </w:rPr>
        <w:t>является выполнение системой ее функций, подробно описанных в главе 2.</w:t>
      </w:r>
    </w:p>
    <w:p w:rsidR="00270562" w:rsidRDefault="00270562" w:rsidP="00634FE3">
      <w:pPr>
        <w:pStyle w:val="a3"/>
      </w:pPr>
      <w:r>
        <w:t>Работа с учётными данными</w:t>
      </w:r>
      <w:r w:rsidRPr="007858E2">
        <w:t xml:space="preserve"> </w:t>
      </w:r>
      <w:r>
        <w:t>пользователей: регистрация, авторизация, сохранение и редактирование пользовательских данных – успешно реализована. Система адекватно реагирует на запросы пользователя на авторизацию, регистрацию и изменение пользовательских данных (изменение списка избранных композиций), сообщает об ошибках, вызванных некорректными действиями пользователя. Ошибок со стороны системы не обнаружено.</w:t>
      </w:r>
    </w:p>
    <w:p w:rsidR="00270562" w:rsidRDefault="00270562" w:rsidP="00634FE3">
      <w:pPr>
        <w:pStyle w:val="a3"/>
      </w:pPr>
      <w:r>
        <w:t xml:space="preserve">Хранение и изменение метаданных музыкальных композиций – успешно </w:t>
      </w:r>
      <w:proofErr w:type="gramStart"/>
      <w:r>
        <w:t>реализована</w:t>
      </w:r>
      <w:proofErr w:type="gramEnd"/>
      <w:r>
        <w:t xml:space="preserve">. Система дает администратору возможность через простой и понятный интерфейс вносить изменения в базу метаданных – добавление, редактирование (переименование), удаление данных. </w:t>
      </w:r>
      <w:r w:rsidR="00DA373B">
        <w:t>Сообщает об ошибках, вызванных некорректными действиями администратора. Ошибок со стороны системы не обнаружено.</w:t>
      </w:r>
    </w:p>
    <w:p w:rsidR="00DA373B" w:rsidRDefault="00DA373B" w:rsidP="00DA373B">
      <w:pPr>
        <w:pStyle w:val="a3"/>
      </w:pPr>
      <w:r>
        <w:t xml:space="preserve">Хранение и изменение данных, хранимых в </w:t>
      </w:r>
      <w:proofErr w:type="spellStart"/>
      <w:r>
        <w:t>медиатеке</w:t>
      </w:r>
      <w:proofErr w:type="spellEnd"/>
      <w:r>
        <w:t xml:space="preserve"> </w:t>
      </w:r>
      <w:proofErr w:type="gramStart"/>
      <w:r>
        <w:t>–у</w:t>
      </w:r>
      <w:proofErr w:type="gramEnd"/>
      <w:r>
        <w:t xml:space="preserve">спешно реализована. Администратору предоставляется возможность быстро и без излишних сложностей добавлять или удалять </w:t>
      </w:r>
      <w:proofErr w:type="spellStart"/>
      <w:r>
        <w:t>медиаданные</w:t>
      </w:r>
      <w:proofErr w:type="spellEnd"/>
      <w:r>
        <w:t xml:space="preserve"> к композициям. Необходимые для р</w:t>
      </w:r>
      <w:r w:rsidR="006D1716">
        <w:t>еализации этой функции изменения</w:t>
      </w:r>
      <w:r>
        <w:t xml:space="preserve"> метаданных </w:t>
      </w:r>
      <w:r>
        <w:lastRenderedPageBreak/>
        <w:t>композиций производятся в автоматизированном режиме.</w:t>
      </w:r>
      <w:r w:rsidRPr="00DA373B">
        <w:t xml:space="preserve"> </w:t>
      </w:r>
      <w:r>
        <w:t>Система сообщает об ошибках, вызванных некорректными действиями администратора. Ошибок со стороны системы не обнаружено.</w:t>
      </w:r>
    </w:p>
    <w:p w:rsidR="007F5E21" w:rsidRDefault="007F5E21" w:rsidP="00DA373B">
      <w:pPr>
        <w:pStyle w:val="a3"/>
      </w:pPr>
      <w:r>
        <w:t>Успешность выполнения вышеуказанных функций можно наблюдать на скриншотах из предыдущего раздела.</w:t>
      </w:r>
    </w:p>
    <w:p w:rsidR="00593A46" w:rsidRDefault="00593A46" w:rsidP="00DA373B">
      <w:pPr>
        <w:pStyle w:val="a3"/>
      </w:pPr>
      <w:r>
        <w:t>Помимо успешной реализации задуманных функций также стоит протестировать и определенные характеристики разработанной системы.</w:t>
      </w:r>
    </w:p>
    <w:p w:rsidR="00593A46" w:rsidRDefault="00593A46" w:rsidP="00DA373B">
      <w:pPr>
        <w:pStyle w:val="a3"/>
      </w:pPr>
      <w:r>
        <w:t xml:space="preserve">Благодаря бесплатному </w:t>
      </w:r>
      <w:r w:rsidR="00CA3F41">
        <w:t xml:space="preserve">сервису </w:t>
      </w:r>
      <w:proofErr w:type="spellStart"/>
      <w:r w:rsidR="00CA3F41">
        <w:rPr>
          <w:lang w:val="en-US"/>
        </w:rPr>
        <w:t>PageSpeed</w:t>
      </w:r>
      <w:proofErr w:type="spellEnd"/>
      <w:r w:rsidR="00CA3F41" w:rsidRPr="00CA3F41">
        <w:t xml:space="preserve"> </w:t>
      </w:r>
      <w:r w:rsidR="00CA3F41">
        <w:rPr>
          <w:lang w:val="en-US"/>
        </w:rPr>
        <w:t>Insights</w:t>
      </w:r>
      <w:r w:rsidR="00CA3F41">
        <w:t xml:space="preserve"> удалось получить оценочные суждения о скорости загрузки страницы. Данный сервис дал разработанному ресурсу оценку в 75 из 100 баллов. Для улучшения данного показателя рекомендуется оптимизировать изображения, удалить блокирующий загрузку контента </w:t>
      </w:r>
      <w:r w:rsidR="00CA3F41">
        <w:rPr>
          <w:lang w:val="en-US"/>
        </w:rPr>
        <w:t>JavaScript</w:t>
      </w:r>
      <w:r w:rsidR="00CA3F41" w:rsidRPr="00CA3F41">
        <w:t xml:space="preserve"> </w:t>
      </w:r>
      <w:r w:rsidR="00CA3F41">
        <w:t xml:space="preserve">и </w:t>
      </w:r>
      <w:r w:rsidR="00CA3F41">
        <w:rPr>
          <w:lang w:val="en-US"/>
        </w:rPr>
        <w:t>CSS</w:t>
      </w:r>
      <w:r w:rsidR="00CA3F41">
        <w:t xml:space="preserve"> код, сократить количество </w:t>
      </w:r>
      <w:r w:rsidR="00CA3F41">
        <w:rPr>
          <w:lang w:val="en-US"/>
        </w:rPr>
        <w:t>JavaScript</w:t>
      </w:r>
      <w:r w:rsidR="00CA3F41" w:rsidRPr="00CA3F41">
        <w:t xml:space="preserve"> </w:t>
      </w:r>
      <w:r w:rsidR="00CA3F41">
        <w:t>кода, использовать кэш браузера.</w:t>
      </w:r>
    </w:p>
    <w:p w:rsidR="00CE51BD" w:rsidRDefault="000669FB" w:rsidP="00B64398">
      <w:pPr>
        <w:pStyle w:val="a3"/>
      </w:pPr>
      <w:r>
        <w:t xml:space="preserve">Более широкое понятие о характеристиках разработанной системы дает сервис </w:t>
      </w:r>
      <w:r>
        <w:rPr>
          <w:lang w:val="en-US"/>
        </w:rPr>
        <w:t>Load</w:t>
      </w:r>
      <w:r w:rsidRPr="000669FB">
        <w:t xml:space="preserve"> </w:t>
      </w:r>
      <w:r>
        <w:rPr>
          <w:lang w:val="en-US"/>
        </w:rPr>
        <w:t>Impact</w:t>
      </w:r>
      <w:r>
        <w:t>, имитирующий в течени</w:t>
      </w:r>
      <w:proofErr w:type="gramStart"/>
      <w:r>
        <w:t>и</w:t>
      </w:r>
      <w:proofErr w:type="gramEnd"/>
      <w:r>
        <w:t xml:space="preserve"> 5 минут обращение к </w:t>
      </w:r>
      <w:r w:rsidR="00B64398">
        <w:t>выбранному для тестирования</w:t>
      </w:r>
      <w:r w:rsidR="00012038">
        <w:t xml:space="preserve"> сайту 25 пользователей и представляющий результа</w:t>
      </w:r>
      <w:r w:rsidR="00B64398">
        <w:t xml:space="preserve">ты тестирования в виде наглядных графиков, иллюстрирующих изменение характеристик сайта в течении времени тестирования (см. рис. </w:t>
      </w:r>
      <w:r w:rsidR="0021743E">
        <w:t>3.2.1</w:t>
      </w:r>
      <w:r w:rsidR="00B64398">
        <w:t>-3</w:t>
      </w:r>
      <w:r w:rsidR="0021743E">
        <w:t>.2.6</w:t>
      </w:r>
      <w:r w:rsidR="00B64398">
        <w:t xml:space="preserve">). </w:t>
      </w:r>
      <w:moveFromRangeStart w:id="218" w:author="Павел Овчинников" w:date="2017-06-05T17:18:00Z" w:name="move484446420"/>
      <w:moveFrom w:id="219" w:author="Павел Овчинников" w:date="2017-06-05T17:18:00Z">
        <w:r w:rsidR="00012038" w:rsidDel="00303C40">
          <w:t xml:space="preserve">Под </w:t>
        </w:r>
        <w:r w:rsidR="00012038" w:rsidDel="00303C40">
          <w:rPr>
            <w:lang w:val="en-US"/>
          </w:rPr>
          <w:t>VUs</w:t>
        </w:r>
        <w:r w:rsidR="00012038" w:rsidRPr="00012038" w:rsidDel="00303C40">
          <w:t xml:space="preserve"> </w:t>
        </w:r>
        <w:r w:rsidR="00012038" w:rsidDel="00303C40">
          <w:rPr>
            <w:lang w:val="en-US"/>
          </w:rPr>
          <w:t>active</w:t>
        </w:r>
        <w:r w:rsidR="00012038" w:rsidDel="00303C40">
          <w:t xml:space="preserve"> </w:t>
        </w:r>
        <w:r w:rsidR="00B64398" w:rsidDel="00303C40">
          <w:t xml:space="preserve">на представленных графиках </w:t>
        </w:r>
        <w:r w:rsidR="00012038" w:rsidDel="00303C40">
          <w:t>подразумевается количество активных виртуальных пользователей.</w:t>
        </w:r>
      </w:moveFrom>
      <w:moveFromRangeEnd w:id="218"/>
    </w:p>
    <w:p w:rsidR="0021743E" w:rsidRDefault="0021743E" w:rsidP="00303C40">
      <w:pPr>
        <w:pStyle w:val="a3"/>
        <w:ind w:firstLine="0"/>
        <w:rPr>
          <w:noProof/>
        </w:rPr>
      </w:pPr>
      <w:r>
        <w:rPr>
          <w:noProof/>
        </w:rPr>
        <w:drawing>
          <wp:inline distT="0" distB="0" distL="0" distR="0" wp14:anchorId="05AACB96" wp14:editId="0450E7BA">
            <wp:extent cx="5866130" cy="2814955"/>
            <wp:effectExtent l="0" t="0" r="127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del w:id="220" w:author="Павел Овчинников" w:date="2017-06-05T17:15:00Z">
        <w:r w:rsidR="00A4187C" w:rsidDel="00303C40">
          <w:delText>Из представленных графиков можно сделать вывод, что реализованный веб-сайт довольно успешно справляется с увеличением</w:delText>
        </w:r>
      </w:del>
      <w:r w:rsidR="00A4187C">
        <w:t xml:space="preserve"> </w:t>
      </w:r>
      <w:del w:id="221" w:author="Павел Овчинников" w:date="2017-06-05T17:17:00Z">
        <w:r w:rsidR="00A4187C" w:rsidDel="00303C40">
          <w:delText>количества пользователей.</w:delText>
        </w:r>
        <w:r w:rsidRPr="0021743E" w:rsidDel="00303C40">
          <w:rPr>
            <w:noProof/>
          </w:rPr>
          <w:delText xml:space="preserve"> </w:delText>
        </w:r>
      </w:del>
    </w:p>
    <w:p w:rsidR="00A4187C" w:rsidRPr="00012038" w:rsidDel="00303C40" w:rsidRDefault="0021743E" w:rsidP="0021743E">
      <w:pPr>
        <w:pStyle w:val="a3"/>
        <w:jc w:val="center"/>
        <w:rPr>
          <w:moveFrom w:id="222" w:author="Павел Овчинников" w:date="2017-06-05T17:16:00Z"/>
        </w:rPr>
      </w:pPr>
      <w:moveFromRangeStart w:id="223" w:author="Павел Овчинников" w:date="2017-06-05T17:16:00Z" w:name="move484446289"/>
      <w:moveFrom w:id="224" w:author="Павел Овчинников" w:date="2017-06-05T17:16:00Z">
        <w:r w:rsidDel="00303C40">
          <w:t>Рис. 30. Загруженность процессора сервера</w:t>
        </w:r>
      </w:moveFrom>
    </w:p>
    <w:moveFromRangeEnd w:id="223"/>
    <w:p w:rsidR="00303C40" w:rsidRPr="00012038" w:rsidRDefault="00303C40" w:rsidP="00303C40">
      <w:pPr>
        <w:pStyle w:val="a3"/>
        <w:jc w:val="center"/>
        <w:rPr>
          <w:moveTo w:id="225" w:author="Павел Овчинников" w:date="2017-06-05T17:16:00Z"/>
        </w:rPr>
      </w:pPr>
      <w:moveToRangeStart w:id="226" w:author="Павел Овчинников" w:date="2017-06-05T17:16:00Z" w:name="move484446289"/>
      <w:moveTo w:id="227" w:author="Павел Овчинников" w:date="2017-06-05T17:16:00Z">
        <w:r>
          <w:t>Рис. 30. Загруженность процессора сервера</w:t>
        </w:r>
      </w:moveTo>
    </w:p>
    <w:p w:rsidR="00303C40" w:rsidRDefault="00303C40" w:rsidP="00303C40">
      <w:pPr>
        <w:pStyle w:val="a3"/>
        <w:rPr>
          <w:ins w:id="228" w:author="Павел Овчинников" w:date="2017-06-05T17:18:00Z"/>
        </w:rPr>
        <w:pPrChange w:id="229" w:author="Павел Овчинников" w:date="2017-06-05T17:16:00Z">
          <w:pPr>
            <w:pStyle w:val="a3"/>
            <w:jc w:val="center"/>
          </w:pPr>
        </w:pPrChange>
      </w:pPr>
      <w:moveToRangeStart w:id="230" w:author="Павел Овчинников" w:date="2017-06-05T17:18:00Z" w:name="move484446420"/>
      <w:moveToRangeEnd w:id="226"/>
      <w:moveTo w:id="231" w:author="Павел Овчинников" w:date="2017-06-05T17:18:00Z">
        <w:r>
          <w:lastRenderedPageBreak/>
          <w:t xml:space="preserve">Под </w:t>
        </w:r>
        <w:r>
          <w:rPr>
            <w:lang w:val="en-US"/>
          </w:rPr>
          <w:t>VUs</w:t>
        </w:r>
        <w:r w:rsidRPr="00012038">
          <w:t xml:space="preserve"> </w:t>
        </w:r>
        <w:r>
          <w:rPr>
            <w:lang w:val="en-US"/>
          </w:rPr>
          <w:t>active</w:t>
        </w:r>
        <w:r>
          <w:t xml:space="preserve"> на представленных графиках подразумевается количество активных виртуальных пользователей.</w:t>
        </w:r>
      </w:moveTo>
      <w:moveToRangeEnd w:id="230"/>
    </w:p>
    <w:p w:rsidR="0021743E" w:rsidDel="00303C40" w:rsidRDefault="0021743E" w:rsidP="00303C40">
      <w:pPr>
        <w:pStyle w:val="a3"/>
        <w:rPr>
          <w:del w:id="232" w:author="Павел Овчинников" w:date="2017-06-05T17:18:00Z"/>
        </w:rPr>
        <w:pPrChange w:id="233" w:author="Павел Овчинников" w:date="2017-06-05T17:16:00Z">
          <w:pPr>
            <w:pStyle w:val="a3"/>
            <w:jc w:val="center"/>
          </w:pPr>
        </w:pPrChange>
      </w:pPr>
    </w:p>
    <w:p w:rsidR="00CE51BD" w:rsidRDefault="00012038" w:rsidP="0021743E">
      <w:pPr>
        <w:pStyle w:val="a3"/>
        <w:ind w:firstLine="0"/>
      </w:pPr>
      <w:r>
        <w:rPr>
          <w:noProof/>
        </w:rPr>
        <w:drawing>
          <wp:inline distT="0" distB="0" distL="0" distR="0">
            <wp:extent cx="5652655" cy="2599943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77" cy="260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038" w:rsidRDefault="00012038" w:rsidP="00012038">
      <w:pPr>
        <w:pStyle w:val="a3"/>
        <w:jc w:val="center"/>
      </w:pPr>
      <w:r>
        <w:t>Рис. 31. Загруженность памяти сервера.</w:t>
      </w:r>
      <w:r w:rsidR="00B64398">
        <w:rPr>
          <w:noProof/>
        </w:rPr>
        <w:drawing>
          <wp:inline distT="0" distB="0" distL="0" distR="0">
            <wp:extent cx="5818702" cy="2722986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044" cy="27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C40" w:rsidRDefault="00B64398" w:rsidP="00012038">
      <w:pPr>
        <w:pStyle w:val="a3"/>
        <w:jc w:val="center"/>
        <w:rPr>
          <w:ins w:id="234" w:author="Павел Овчинников" w:date="2017-06-05T17:18:00Z"/>
          <w:noProof/>
        </w:rPr>
      </w:pPr>
      <w:r>
        <w:t>Рис. 32. Ширина</w:t>
      </w:r>
      <w:r w:rsidR="00DA4CF5">
        <w:t xml:space="preserve"> полосы</w:t>
      </w:r>
      <w:r>
        <w:t xml:space="preserve"> пропускания</w:t>
      </w:r>
    </w:p>
    <w:p w:rsidR="00303C40" w:rsidRDefault="00303C40" w:rsidP="00303C40">
      <w:pPr>
        <w:pStyle w:val="a3"/>
        <w:rPr>
          <w:ins w:id="235" w:author="Павел Овчинников" w:date="2017-06-05T17:19:00Z"/>
        </w:rPr>
      </w:pPr>
      <w:ins w:id="236" w:author="Павел Овчинников" w:date="2017-06-05T17:19:00Z">
        <w:r>
          <w:t>Из представленных графиков можно сделать вывод, что реализованный веб-сайт довольно успешно справляется с увеличением количества пользователей.</w:t>
        </w:r>
      </w:ins>
    </w:p>
    <w:p w:rsidR="00303C40" w:rsidRDefault="00303C40" w:rsidP="00012038">
      <w:pPr>
        <w:pStyle w:val="a3"/>
        <w:jc w:val="center"/>
        <w:rPr>
          <w:ins w:id="237" w:author="Павел Овчинников" w:date="2017-06-05T17:18:00Z"/>
          <w:noProof/>
        </w:rPr>
      </w:pPr>
    </w:p>
    <w:p w:rsidR="00AC7FA7" w:rsidRDefault="00B64398" w:rsidP="00012038">
      <w:pPr>
        <w:pStyle w:val="a3"/>
        <w:jc w:val="center"/>
      </w:pPr>
      <w:del w:id="238" w:author="Павел Овчинников" w:date="2017-06-05T17:18:00Z">
        <w:r w:rsidDel="00303C40">
          <w:lastRenderedPageBreak/>
          <w:delText>.</w:delText>
        </w:r>
        <w:r w:rsidR="0021743E" w:rsidRPr="0021743E" w:rsidDel="00303C40">
          <w:rPr>
            <w:noProof/>
          </w:rPr>
          <w:delText xml:space="preserve"> </w:delText>
        </w:r>
      </w:del>
      <w:r w:rsidR="0021743E">
        <w:rPr>
          <w:noProof/>
        </w:rPr>
        <w:drawing>
          <wp:anchor distT="0" distB="0" distL="114300" distR="114300" simplePos="0" relativeHeight="251676672" behindDoc="0" locked="0" layoutInCell="1" allowOverlap="1" wp14:anchorId="7A16221E" wp14:editId="3E27C878">
            <wp:simplePos x="0" y="0"/>
            <wp:positionH relativeFrom="margin">
              <wp:posOffset>0</wp:posOffset>
            </wp:positionH>
            <wp:positionV relativeFrom="paragraph">
              <wp:posOffset>308610</wp:posOffset>
            </wp:positionV>
            <wp:extent cx="5937885" cy="2636520"/>
            <wp:effectExtent l="0" t="0" r="5715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4398" w:rsidRDefault="0021743E" w:rsidP="0021743E">
      <w:pPr>
        <w:pStyle w:val="a3"/>
        <w:jc w:val="center"/>
      </w:pPr>
      <w:r>
        <w:t>Рис. 33. Время загрузки страницы.</w:t>
      </w:r>
    </w:p>
    <w:p w:rsidR="0021743E" w:rsidRPr="000669FB" w:rsidRDefault="0021743E" w:rsidP="0021743E">
      <w:pPr>
        <w:pStyle w:val="a3"/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B0AE925" wp14:editId="4C9F18AB">
            <wp:simplePos x="0" y="0"/>
            <wp:positionH relativeFrom="margin">
              <wp:posOffset>0</wp:posOffset>
            </wp:positionH>
            <wp:positionV relativeFrom="paragraph">
              <wp:posOffset>297180</wp:posOffset>
            </wp:positionV>
            <wp:extent cx="5937885" cy="2802890"/>
            <wp:effectExtent l="0" t="0" r="5715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187C" w:rsidRPr="00634FE3" w:rsidRDefault="00A4187C" w:rsidP="00303C40">
      <w:pPr>
        <w:pStyle w:val="a3"/>
        <w:ind w:firstLine="0"/>
        <w:jc w:val="center"/>
        <w:rPr>
          <w:lang w:eastAsia="en-US"/>
        </w:rPr>
        <w:pPrChange w:id="239" w:author="Павел Овчинников" w:date="2017-06-05T17:19:00Z">
          <w:pPr>
            <w:pStyle w:val="a3"/>
          </w:pPr>
        </w:pPrChange>
      </w:pPr>
      <w:r>
        <w:rPr>
          <w:lang w:eastAsia="en-US"/>
        </w:rPr>
        <w:t>Рис. 34. Количество выполненных за секунду запросов.</w:t>
      </w:r>
    </w:p>
    <w:p w:rsidR="00580A2A" w:rsidRDefault="00975E93" w:rsidP="00A4187C">
      <w:pPr>
        <w:pStyle w:val="a3"/>
      </w:pPr>
      <w:r w:rsidRPr="00A4187C">
        <w:t>Исходя из всего вышесказанного в данном разделе, можно сделать вывод, что разработанная система выполняет все запланированные для реализации функции в удобном и понятном для пользователя виде.</w:t>
      </w:r>
      <w:r w:rsidR="000C13D7" w:rsidRPr="00A4187C">
        <w:t xml:space="preserve"> В процессе тестирования не было установлено актов выхода системы из строя. Все свои функции система выполняет оперативно и практически незаметно для использующего ее лица. Для повышения производительности работы системы и снижения нагрузки на сервер активно применялись технологии </w:t>
      </w:r>
      <w:r w:rsidR="000C13D7" w:rsidRPr="00A4187C">
        <w:lastRenderedPageBreak/>
        <w:t>работы на стороне клиента.</w:t>
      </w:r>
      <w:r w:rsidR="000C13D7">
        <w:t xml:space="preserve"> </w:t>
      </w:r>
      <w:r w:rsidR="00A4187C">
        <w:t>Также в процессе тестирования были сформулированы рекомендации для ускорения процесса загрузки страницы.</w:t>
      </w:r>
      <w:bookmarkEnd w:id="216"/>
    </w:p>
    <w:p w:rsidR="0021743E" w:rsidRPr="00E450EF" w:rsidRDefault="0021743E" w:rsidP="00E450E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334CE1" w:rsidRPr="00A4187C" w:rsidRDefault="00634FE3" w:rsidP="00334CE1">
      <w:pPr>
        <w:pStyle w:val="11"/>
        <w:tabs>
          <w:tab w:val="left" w:pos="1260"/>
          <w:tab w:val="center" w:pos="4677"/>
        </w:tabs>
      </w:pPr>
      <w:bookmarkStart w:id="240" w:name="_Toc483433804"/>
      <w:r w:rsidRPr="00A4187C">
        <w:lastRenderedPageBreak/>
        <w:t>ЗАКЛЮЧЕНИЕ</w:t>
      </w:r>
      <w:bookmarkEnd w:id="240"/>
    </w:p>
    <w:p w:rsidR="00334CE1" w:rsidDel="00303C40" w:rsidRDefault="00334CE1" w:rsidP="00334CE1">
      <w:pPr>
        <w:pStyle w:val="a3"/>
        <w:rPr>
          <w:del w:id="241" w:author="Павел Овчинников" w:date="2017-06-05T17:19:00Z"/>
          <w:lang w:eastAsia="en-US"/>
        </w:rPr>
      </w:pPr>
    </w:p>
    <w:p w:rsidR="00334CE1" w:rsidRDefault="00334CE1" w:rsidP="00334CE1">
      <w:pPr>
        <w:pStyle w:val="a3"/>
        <w:rPr>
          <w:lang w:eastAsia="en-US"/>
        </w:rPr>
      </w:pPr>
      <w:r>
        <w:rPr>
          <w:lang w:eastAsia="en-US"/>
        </w:rPr>
        <w:t xml:space="preserve"> В настоящее время информационные процессы играют огромную роль в жизни общества. В любой сфере деятельности именно информация является стратегически важным ресурсом. Благодаря популярности и широкому распространению глобальной сети информационные процессы все чаще протекают в Интернете, а не настольных приложениях пользователей. Накопление впечатляющих объемов данных требует решения проблемы их хранения, которым и являются базы данных.</w:t>
      </w:r>
    </w:p>
    <w:p w:rsidR="00334CE1" w:rsidRDefault="00334CE1" w:rsidP="00334CE1">
      <w:pPr>
        <w:pStyle w:val="a3"/>
        <w:rPr>
          <w:lang w:eastAsia="en-US"/>
        </w:rPr>
      </w:pPr>
      <w:r>
        <w:rPr>
          <w:lang w:eastAsia="en-US"/>
        </w:rPr>
        <w:t xml:space="preserve"> Поэтому именно в эту эпоху развития общества все актуальнее становится разработка веб-сайтов, взаимодействующих с базами данных. Подобные решение пользуются огромной популярностью у самых разнообразных категорий населения в различных областях.</w:t>
      </w:r>
    </w:p>
    <w:p w:rsidR="00334CE1" w:rsidRDefault="00334CE1" w:rsidP="00334CE1">
      <w:pPr>
        <w:pStyle w:val="a3"/>
        <w:rPr>
          <w:lang w:eastAsia="en-US"/>
        </w:rPr>
      </w:pPr>
      <w:r>
        <w:rPr>
          <w:lang w:eastAsia="en-US"/>
        </w:rPr>
        <w:t xml:space="preserve">Современные технологии предоставляют впечатляющие возможности для разработки </w:t>
      </w:r>
      <w:proofErr w:type="gramStart"/>
      <w:r>
        <w:rPr>
          <w:lang w:eastAsia="en-US"/>
        </w:rPr>
        <w:t>различных</w:t>
      </w:r>
      <w:proofErr w:type="gramEnd"/>
      <w:r>
        <w:rPr>
          <w:lang w:eastAsia="en-US"/>
        </w:rPr>
        <w:t xml:space="preserve"> веб-решений. Каждый программист может подобрать подходящие именно ему технологии для выполнения данного процесса. </w:t>
      </w:r>
    </w:p>
    <w:p w:rsidR="00334CE1" w:rsidRDefault="00334CE1" w:rsidP="00334CE1">
      <w:pPr>
        <w:pStyle w:val="a3"/>
        <w:rPr>
          <w:lang w:eastAsia="en-US"/>
        </w:rPr>
      </w:pPr>
      <w:r>
        <w:rPr>
          <w:lang w:eastAsia="en-US"/>
        </w:rPr>
        <w:t>Наиболее часто используемой и хорошо себе зарекомендовавшей себя технологией является совместное использование языка разметки гипертекста –</w:t>
      </w:r>
      <w:r w:rsidRPr="000823A6">
        <w:rPr>
          <w:lang w:eastAsia="en-US"/>
        </w:rPr>
        <w:t xml:space="preserve"> </w:t>
      </w:r>
      <w:r>
        <w:rPr>
          <w:lang w:val="en-US" w:eastAsia="en-US"/>
        </w:rPr>
        <w:t>HTML</w:t>
      </w:r>
      <w:r>
        <w:rPr>
          <w:lang w:eastAsia="en-US"/>
        </w:rPr>
        <w:t>, каскадных таблиц стилей –</w:t>
      </w:r>
      <w:r w:rsidRPr="000823A6">
        <w:rPr>
          <w:lang w:eastAsia="en-US"/>
        </w:rPr>
        <w:t xml:space="preserve"> </w:t>
      </w:r>
      <w:r>
        <w:rPr>
          <w:lang w:val="en-US" w:eastAsia="en-US"/>
        </w:rPr>
        <w:t>CSS</w:t>
      </w:r>
      <w:r>
        <w:rPr>
          <w:lang w:eastAsia="en-US"/>
        </w:rPr>
        <w:t xml:space="preserve">, скриптовых языков </w:t>
      </w:r>
      <w:r>
        <w:rPr>
          <w:lang w:val="en-US" w:eastAsia="en-US"/>
        </w:rPr>
        <w:t>JavaScript</w:t>
      </w:r>
      <w:r>
        <w:rPr>
          <w:lang w:eastAsia="en-US"/>
        </w:rPr>
        <w:t xml:space="preserve"> и </w:t>
      </w:r>
      <w:r>
        <w:rPr>
          <w:lang w:val="en-US" w:eastAsia="en-US"/>
        </w:rPr>
        <w:t>PHP</w:t>
      </w:r>
      <w:r>
        <w:rPr>
          <w:lang w:eastAsia="en-US"/>
        </w:rPr>
        <w:t xml:space="preserve"> и СУБД </w:t>
      </w:r>
      <w:r>
        <w:rPr>
          <w:lang w:val="en-US" w:eastAsia="en-US"/>
        </w:rPr>
        <w:t>MySQL</w:t>
      </w:r>
      <w:r>
        <w:rPr>
          <w:lang w:eastAsia="en-US"/>
        </w:rPr>
        <w:t xml:space="preserve">. Вместе данные технологии позволяют создать по-настоящему мощные, интерактивные и удобные веб-ресурсы, будь то просто сайт </w:t>
      </w:r>
      <w:proofErr w:type="gramStart"/>
      <w:r>
        <w:rPr>
          <w:lang w:eastAsia="en-US"/>
        </w:rPr>
        <w:t>интернет-магазина</w:t>
      </w:r>
      <w:proofErr w:type="gramEnd"/>
      <w:r>
        <w:rPr>
          <w:lang w:eastAsia="en-US"/>
        </w:rPr>
        <w:t xml:space="preserve"> или система моделирования для научных изысканий.</w:t>
      </w:r>
    </w:p>
    <w:p w:rsidR="00C810D6" w:rsidRPr="00C810D6" w:rsidRDefault="00334CE1" w:rsidP="00C810D6">
      <w:pPr>
        <w:pStyle w:val="a3"/>
      </w:pPr>
      <w:r>
        <w:rPr>
          <w:lang w:eastAsia="en-US"/>
        </w:rPr>
        <w:t>В данной работе</w:t>
      </w:r>
      <w:r w:rsidR="009D2809">
        <w:rPr>
          <w:lang w:eastAsia="en-US"/>
        </w:rPr>
        <w:t xml:space="preserve"> </w:t>
      </w:r>
      <w:r w:rsidR="00C810D6">
        <w:rPr>
          <w:lang w:eastAsia="en-US"/>
        </w:rPr>
        <w:t>проводилось</w:t>
      </w:r>
      <w:r w:rsidR="009D2809">
        <w:rPr>
          <w:lang w:eastAsia="en-US"/>
        </w:rPr>
        <w:t xml:space="preserve"> построения моделей информационной системы</w:t>
      </w:r>
      <w:r w:rsidR="00C810D6">
        <w:rPr>
          <w:lang w:eastAsia="en-US"/>
        </w:rPr>
        <w:t xml:space="preserve"> музыкальной картотеки, а после ее реализации при помощи совокупного применения вышеуказанных технологий</w:t>
      </w:r>
      <w:r w:rsidR="00C810D6" w:rsidRPr="00C810D6">
        <w:rPr>
          <w:lang w:eastAsia="en-US"/>
        </w:rPr>
        <w:t>.</w:t>
      </w:r>
      <w:r w:rsidR="00C810D6" w:rsidRPr="00C810D6">
        <w:t xml:space="preserve"> Оценка трудоемкости и сроков создание разрабатываемой информационной системы проводился по двум методам - FPA IFPUG и COCOMO II.</w:t>
      </w:r>
    </w:p>
    <w:p w:rsidR="00C810D6" w:rsidRPr="00C810D6" w:rsidRDefault="00C810D6" w:rsidP="00C810D6">
      <w:pPr>
        <w:pStyle w:val="a3"/>
      </w:pPr>
      <w:r w:rsidRPr="00C810D6">
        <w:t xml:space="preserve">Расчеты, выполненные первым методом, позволяют оценить сложность требуемых для создания информационной системы программных </w:t>
      </w:r>
      <w:r w:rsidRPr="00C810D6">
        <w:lastRenderedPageBreak/>
        <w:t>средств в 57 выровненных функциональных точек, а объем программного кода на языках программирования высокого уровня - в 2537 строк кода.</w:t>
      </w:r>
    </w:p>
    <w:p w:rsidR="00C810D6" w:rsidRDefault="00C810D6" w:rsidP="00C810D6">
      <w:pPr>
        <w:pStyle w:val="a3"/>
      </w:pPr>
      <w:r w:rsidRPr="00C810D6">
        <w:t>Расчеты, выполненные вторым методом, позволяют оценить общие трудозатраты проекта разработки программных средств в 11 человеко-месяцев, а ожидаемую продолжительность проекта – в 7 месяце</w:t>
      </w:r>
      <w:r>
        <w:t>в.</w:t>
      </w:r>
    </w:p>
    <w:p w:rsidR="009D2809" w:rsidRDefault="009D2809" w:rsidP="00C810D6">
      <w:pPr>
        <w:pStyle w:val="a3"/>
        <w:rPr>
          <w:lang w:eastAsia="en-US"/>
        </w:rPr>
      </w:pPr>
      <w:r>
        <w:rPr>
          <w:lang w:eastAsia="en-US"/>
        </w:rPr>
        <w:t>Разработанный в процессе выполнения выпускной квалификационной работы ресурс обладает удобным и понятным интерфейсом</w:t>
      </w:r>
      <w:proofErr w:type="gramStart"/>
      <w:r>
        <w:rPr>
          <w:lang w:eastAsia="en-US"/>
        </w:rPr>
        <w:t>.</w:t>
      </w:r>
      <w:proofErr w:type="gramEnd"/>
      <w:r>
        <w:rPr>
          <w:lang w:eastAsia="en-US"/>
        </w:rPr>
        <w:t xml:space="preserve"> </w:t>
      </w:r>
      <w:proofErr w:type="gramStart"/>
      <w:r>
        <w:rPr>
          <w:lang w:eastAsia="en-US"/>
        </w:rPr>
        <w:t>х</w:t>
      </w:r>
      <w:proofErr w:type="gramEnd"/>
      <w:r>
        <w:rPr>
          <w:lang w:eastAsia="en-US"/>
        </w:rPr>
        <w:t>орошо показал себя во время проведения испытаний. Были сделаны выводы, касающиеся улучшения и оптимизирования работы системы.</w:t>
      </w:r>
    </w:p>
    <w:p w:rsidR="00334CE1" w:rsidRDefault="009D2809" w:rsidP="00437DCE">
      <w:pPr>
        <w:pStyle w:val="a3"/>
        <w:rPr>
          <w:lang w:eastAsia="en-US"/>
        </w:rPr>
      </w:pPr>
      <w:proofErr w:type="gramStart"/>
      <w:r>
        <w:rPr>
          <w:lang w:eastAsia="en-US"/>
        </w:rPr>
        <w:t>Разработанный</w:t>
      </w:r>
      <w:proofErr w:type="gramEnd"/>
      <w:r>
        <w:rPr>
          <w:lang w:eastAsia="en-US"/>
        </w:rPr>
        <w:t xml:space="preserve"> веб-сайт наглядно представляет успешность и удобство разработки и использования вышеуказанных технологий. Аналогичные разработки удобно будет производить также и в других предметах областях. В дальнейшей перспективе</w:t>
      </w:r>
      <w:r w:rsidR="00437DCE">
        <w:rPr>
          <w:lang w:eastAsia="en-US"/>
        </w:rPr>
        <w:t xml:space="preserve"> имеется возможность усовершенствования реализованного ресурса, </w:t>
      </w:r>
      <w:proofErr w:type="gramStart"/>
      <w:r w:rsidR="00437DCE">
        <w:rPr>
          <w:lang w:eastAsia="en-US"/>
        </w:rPr>
        <w:t>под</w:t>
      </w:r>
      <w:proofErr w:type="gramEnd"/>
      <w:r w:rsidR="00437DCE">
        <w:rPr>
          <w:lang w:eastAsia="en-US"/>
        </w:rPr>
        <w:t xml:space="preserve"> чем можно понимать как повышение производительности и оптимизация ресурса, так и расширение предметной области или перепрофилирование на другие сферы жизни общества.</w:t>
      </w:r>
    </w:p>
    <w:p w:rsidR="00437DCE" w:rsidRPr="00437DCE" w:rsidRDefault="00437DCE" w:rsidP="00437DC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:rsidR="00334CE1" w:rsidRPr="00A4187C" w:rsidRDefault="00334CE1" w:rsidP="00334CE1">
      <w:pPr>
        <w:pStyle w:val="11"/>
      </w:pPr>
      <w:bookmarkStart w:id="242" w:name="_Toc481014066"/>
      <w:bookmarkStart w:id="243" w:name="_Toc483433805"/>
      <w:r w:rsidRPr="00A4187C">
        <w:lastRenderedPageBreak/>
        <w:t>Список источников</w:t>
      </w:r>
      <w:bookmarkEnd w:id="242"/>
      <w:bookmarkEnd w:id="243"/>
    </w:p>
    <w:p w:rsidR="00334CE1" w:rsidRPr="00065F1D" w:rsidDel="00303C40" w:rsidRDefault="00334CE1" w:rsidP="00334CE1">
      <w:pPr>
        <w:pStyle w:val="a3"/>
        <w:jc w:val="center"/>
        <w:rPr>
          <w:del w:id="244" w:author="Павел Овчинников" w:date="2017-06-05T17:19:00Z"/>
          <w:lang w:eastAsia="en-US"/>
        </w:rPr>
      </w:pPr>
    </w:p>
    <w:p w:rsidR="00334CE1" w:rsidRPr="00837DEC" w:rsidRDefault="00334CE1" w:rsidP="00BF36C8">
      <w:pPr>
        <w:pStyle w:val="a3"/>
        <w:numPr>
          <w:ilvl w:val="0"/>
          <w:numId w:val="26"/>
        </w:numPr>
        <w:rPr>
          <w:rStyle w:val="ab"/>
          <w:color w:val="000000"/>
          <w:u w:val="none"/>
          <w:lang w:eastAsia="en-US"/>
        </w:rPr>
      </w:pPr>
      <w:r>
        <w:t xml:space="preserve">Сайт «Центр прикладных исследований компьютерных сетей» </w:t>
      </w:r>
      <w:r w:rsidRPr="00E520ED">
        <w:t>[</w:t>
      </w:r>
      <w:r>
        <w:t>Электронный ресурс</w:t>
      </w:r>
      <w:r w:rsidRPr="00E520ED">
        <w:t>]</w:t>
      </w:r>
      <w:r>
        <w:t xml:space="preserve"> – Режим доступа </w:t>
      </w:r>
      <w:r w:rsidRPr="0003400C">
        <w:rPr>
          <w:lang w:eastAsia="en-US"/>
        </w:rPr>
        <w:t>http://arccn.ru/media/572/</w:t>
      </w:r>
      <w:r w:rsidRPr="00E520ED">
        <w:rPr>
          <w:rStyle w:val="ab"/>
          <w:color w:val="auto"/>
          <w:u w:val="none"/>
          <w:lang w:eastAsia="en-US"/>
        </w:rPr>
        <w:t>,  свободный</w:t>
      </w:r>
      <w:r w:rsidR="00255723">
        <w:rPr>
          <w:rStyle w:val="ab"/>
          <w:color w:val="auto"/>
          <w:u w:val="none"/>
          <w:lang w:eastAsia="en-US"/>
        </w:rPr>
        <w:t>. Дата обращения 23.04.17</w:t>
      </w:r>
    </w:p>
    <w:p w:rsidR="00837DEC" w:rsidRPr="00312FC8" w:rsidRDefault="00837DEC" w:rsidP="00BF36C8">
      <w:pPr>
        <w:pStyle w:val="a3"/>
        <w:numPr>
          <w:ilvl w:val="0"/>
          <w:numId w:val="26"/>
        </w:numPr>
        <w:rPr>
          <w:lang w:eastAsia="en-US"/>
        </w:rPr>
      </w:pPr>
      <w:r>
        <w:t xml:space="preserve">ГОСТ </w:t>
      </w:r>
      <w:proofErr w:type="gramStart"/>
      <w:r>
        <w:t>Р</w:t>
      </w:r>
      <w:proofErr w:type="gramEnd"/>
      <w:r>
        <w:t xml:space="preserve"> ИСО 9001-2015 </w:t>
      </w:r>
      <w:r w:rsidRPr="008F3316">
        <w:t>Системы менеджмента качества. Требования</w:t>
      </w:r>
      <w:r w:rsidRPr="00BF36C8">
        <w:t>.</w:t>
      </w:r>
    </w:p>
    <w:p w:rsidR="00312FC8" w:rsidRPr="00312FC8" w:rsidRDefault="00312FC8" w:rsidP="00BF36C8">
      <w:pPr>
        <w:pStyle w:val="a3"/>
        <w:numPr>
          <w:ilvl w:val="0"/>
          <w:numId w:val="26"/>
        </w:numPr>
      </w:pPr>
      <w:r w:rsidRPr="00312FC8">
        <w:t>ГОСТ 34.003-90 Информационная технология. Комплекс стандартов на автоматизированные системы. Автоматизированные системы. Термины и определения.</w:t>
      </w:r>
    </w:p>
    <w:p w:rsidR="00BF36C8" w:rsidRDefault="00BF36C8" w:rsidP="00BF36C8">
      <w:pPr>
        <w:pStyle w:val="a3"/>
        <w:numPr>
          <w:ilvl w:val="0"/>
          <w:numId w:val="26"/>
        </w:numPr>
      </w:pPr>
      <w:r>
        <w:t xml:space="preserve">ГОСТ </w:t>
      </w:r>
      <w:proofErr w:type="gramStart"/>
      <w:r>
        <w:t>Р</w:t>
      </w:r>
      <w:proofErr w:type="gramEnd"/>
      <w:r>
        <w:t xml:space="preserve"> ИСО/МЭК 12207-2010 Информационная технология. Системная и программная инженерия. Процессы жизненного цикла программных средств.</w:t>
      </w:r>
    </w:p>
    <w:p w:rsidR="00BF36C8" w:rsidRDefault="00BF36C8" w:rsidP="00BF36C8">
      <w:pPr>
        <w:pStyle w:val="a3"/>
        <w:numPr>
          <w:ilvl w:val="0"/>
          <w:numId w:val="26"/>
        </w:numPr>
      </w:pPr>
      <w:r>
        <w:t xml:space="preserve">ГОСТ </w:t>
      </w:r>
      <w:proofErr w:type="gramStart"/>
      <w:r>
        <w:t>Р</w:t>
      </w:r>
      <w:proofErr w:type="gramEnd"/>
      <w:r>
        <w:t xml:space="preserve"> 56923-2016/ISO/IEC TR 24748-3:2011 Информационные технологии. Системная и программная инженерия. Управление жизненным циклом. Часть 3. Руководство по применению ИСО/МЭК 12207 (Процессы жизненного цикла программных средств).</w:t>
      </w:r>
    </w:p>
    <w:p w:rsidR="00312FC8" w:rsidRDefault="00BF36C8" w:rsidP="00BF36C8">
      <w:pPr>
        <w:pStyle w:val="a3"/>
        <w:numPr>
          <w:ilvl w:val="0"/>
          <w:numId w:val="26"/>
        </w:numPr>
      </w:pPr>
      <w:r w:rsidRPr="001A6C91">
        <w:t>ГОСТ 24026-80</w:t>
      </w:r>
      <w:r>
        <w:t xml:space="preserve"> </w:t>
      </w:r>
      <w:r w:rsidRPr="001A6C91">
        <w:t>Исследовательские испытания. Планирование эксперимента. Термины и определения</w:t>
      </w:r>
      <w:r>
        <w:t>.</w:t>
      </w:r>
    </w:p>
    <w:p w:rsidR="005B371F" w:rsidRDefault="005B371F" w:rsidP="00BF36C8">
      <w:pPr>
        <w:pStyle w:val="a3"/>
        <w:numPr>
          <w:ilvl w:val="0"/>
          <w:numId w:val="26"/>
        </w:numPr>
      </w:pPr>
      <w:r>
        <w:t xml:space="preserve">Методология </w:t>
      </w:r>
      <w:r>
        <w:rPr>
          <w:lang w:val="en-US"/>
        </w:rPr>
        <w:t>IDEF0</w:t>
      </w:r>
      <w:r>
        <w:t>. Стандарт.</w:t>
      </w:r>
    </w:p>
    <w:p w:rsidR="005B371F" w:rsidRDefault="00927011" w:rsidP="00927011">
      <w:pPr>
        <w:pStyle w:val="a3"/>
        <w:numPr>
          <w:ilvl w:val="0"/>
          <w:numId w:val="26"/>
        </w:numPr>
      </w:pPr>
      <w:r>
        <w:t xml:space="preserve">Сайт «НОУ </w:t>
      </w:r>
      <w:proofErr w:type="spellStart"/>
      <w:r>
        <w:t>Интуит</w:t>
      </w:r>
      <w:proofErr w:type="spellEnd"/>
      <w:r>
        <w:t xml:space="preserve">. Проектирование информационных систем» </w:t>
      </w:r>
      <w:r w:rsidRPr="00927011">
        <w:t>[</w:t>
      </w:r>
      <w:r>
        <w:t>Электронный ресурс</w:t>
      </w:r>
      <w:r w:rsidRPr="00927011">
        <w:t>]</w:t>
      </w:r>
      <w:r>
        <w:t xml:space="preserve"> – Режим доступа </w:t>
      </w:r>
      <w:r w:rsidRPr="00255723">
        <w:t>http://www.intuit.ru/studies/courses/2195/55/lecture/1632?page=2</w:t>
      </w:r>
      <w:r>
        <w:t>, свободный. Дата обращения: 02.05.17</w:t>
      </w:r>
      <w:r w:rsidR="00255723">
        <w:t>.</w:t>
      </w:r>
    </w:p>
    <w:p w:rsidR="00334CE1" w:rsidRDefault="00334CE1" w:rsidP="00BF36C8">
      <w:pPr>
        <w:pStyle w:val="a3"/>
        <w:numPr>
          <w:ilvl w:val="0"/>
          <w:numId w:val="26"/>
        </w:numPr>
        <w:rPr>
          <w:lang w:eastAsia="en-US"/>
        </w:rPr>
      </w:pPr>
      <w:r>
        <w:t xml:space="preserve">Росс В. С. Создание сайтов: HTML, CSS, PHP, </w:t>
      </w:r>
      <w:proofErr w:type="spellStart"/>
      <w:r>
        <w:t>MySQL</w:t>
      </w:r>
      <w:proofErr w:type="spellEnd"/>
      <w:r>
        <w:t>. Учебное пособие, ч. 1 — МГД</w:t>
      </w:r>
      <w:proofErr w:type="gramStart"/>
      <w:r>
        <w:t>Д(</w:t>
      </w:r>
      <w:proofErr w:type="gramEnd"/>
      <w:r>
        <w:t xml:space="preserve">Ю)Т, М.:2010 – 107 с. </w:t>
      </w:r>
    </w:p>
    <w:p w:rsidR="00334CE1" w:rsidRDefault="00334CE1" w:rsidP="00BF36C8">
      <w:pPr>
        <w:pStyle w:val="a3"/>
        <w:numPr>
          <w:ilvl w:val="0"/>
          <w:numId w:val="26"/>
        </w:numPr>
        <w:rPr>
          <w:lang w:eastAsia="en-US"/>
        </w:rPr>
      </w:pPr>
      <w:r>
        <w:t>Сайт «</w:t>
      </w:r>
      <w:proofErr w:type="spellStart"/>
      <w:r>
        <w:t>ЯКласс</w:t>
      </w:r>
      <w:proofErr w:type="spellEnd"/>
      <w:r>
        <w:t xml:space="preserve">» </w:t>
      </w:r>
      <w:r w:rsidRPr="00E520ED">
        <w:t>[</w:t>
      </w:r>
      <w:r>
        <w:t>Электронный ресурс</w:t>
      </w:r>
      <w:r w:rsidRPr="00E520ED">
        <w:t>]</w:t>
      </w:r>
      <w:r>
        <w:t xml:space="preserve"> – Режим доступа </w:t>
      </w:r>
      <w:r w:rsidRPr="0003400C">
        <w:rPr>
          <w:lang w:eastAsia="en-US"/>
        </w:rPr>
        <w:t>http://www.yaklass.ru/materiali?chtid=511&amp;mode=cht</w:t>
      </w:r>
      <w:r w:rsidRPr="00E520ED">
        <w:rPr>
          <w:rStyle w:val="ab"/>
          <w:color w:val="auto"/>
          <w:u w:val="none"/>
          <w:lang w:eastAsia="en-US"/>
        </w:rPr>
        <w:t>,  свободный</w:t>
      </w:r>
      <w:r>
        <w:rPr>
          <w:rStyle w:val="ab"/>
          <w:color w:val="auto"/>
          <w:u w:val="none"/>
          <w:lang w:eastAsia="en-US"/>
        </w:rPr>
        <w:t>. Дата обращения 24.04.17</w:t>
      </w:r>
      <w:r w:rsidR="00255723">
        <w:rPr>
          <w:rStyle w:val="ab"/>
          <w:color w:val="auto"/>
          <w:u w:val="none"/>
          <w:lang w:eastAsia="en-US"/>
        </w:rPr>
        <w:t>.</w:t>
      </w:r>
    </w:p>
    <w:p w:rsidR="00334CE1" w:rsidRDefault="00334CE1" w:rsidP="00BF36C8">
      <w:pPr>
        <w:pStyle w:val="a3"/>
        <w:numPr>
          <w:ilvl w:val="0"/>
          <w:numId w:val="26"/>
        </w:numPr>
        <w:rPr>
          <w:lang w:eastAsia="en-US"/>
        </w:rPr>
      </w:pPr>
      <w:r>
        <w:t xml:space="preserve">Никсон Р. Создаем динамические веб-сайты с помощью </w:t>
      </w:r>
      <w:r w:rsidRPr="001753DB">
        <w:rPr>
          <w:lang w:val="en-US"/>
        </w:rPr>
        <w:t>PHP</w:t>
      </w:r>
      <w:r w:rsidRPr="002A68AE">
        <w:rPr>
          <w:lang w:val="en-US"/>
          <w:rPrChange w:id="245" w:author="Павел Овчинников" w:date="2017-06-05T17:05:00Z">
            <w:rPr/>
          </w:rPrChange>
        </w:rPr>
        <w:t xml:space="preserve">, </w:t>
      </w:r>
      <w:r w:rsidRPr="001753DB">
        <w:rPr>
          <w:lang w:val="en-US"/>
        </w:rPr>
        <w:t>MySQL</w:t>
      </w:r>
      <w:r w:rsidRPr="002A68AE">
        <w:rPr>
          <w:lang w:val="en-US"/>
          <w:rPrChange w:id="246" w:author="Павел Овчинников" w:date="2017-06-05T17:05:00Z">
            <w:rPr/>
          </w:rPrChange>
        </w:rPr>
        <w:t xml:space="preserve">, </w:t>
      </w:r>
      <w:r w:rsidRPr="001753DB">
        <w:rPr>
          <w:lang w:val="en-US"/>
        </w:rPr>
        <w:t>JavaScript</w:t>
      </w:r>
      <w:r w:rsidRPr="002A68AE">
        <w:rPr>
          <w:lang w:val="en-US"/>
          <w:rPrChange w:id="247" w:author="Павел Овчинников" w:date="2017-06-05T17:05:00Z">
            <w:rPr/>
          </w:rPrChange>
        </w:rPr>
        <w:t xml:space="preserve">, </w:t>
      </w:r>
      <w:r w:rsidRPr="001753DB">
        <w:rPr>
          <w:lang w:val="en-US"/>
        </w:rPr>
        <w:t>CSS</w:t>
      </w:r>
      <w:r w:rsidRPr="002A68AE">
        <w:rPr>
          <w:lang w:val="en-US"/>
          <w:rPrChange w:id="248" w:author="Павел Овчинников" w:date="2017-06-05T17:05:00Z">
            <w:rPr/>
          </w:rPrChange>
        </w:rPr>
        <w:t xml:space="preserve"> </w:t>
      </w:r>
      <w:r>
        <w:t>и</w:t>
      </w:r>
      <w:r w:rsidRPr="002A68AE">
        <w:rPr>
          <w:lang w:val="en-US"/>
          <w:rPrChange w:id="249" w:author="Павел Овчинников" w:date="2017-06-05T17:05:00Z">
            <w:rPr/>
          </w:rPrChange>
        </w:rPr>
        <w:t xml:space="preserve"> </w:t>
      </w:r>
      <w:r w:rsidRPr="001753DB">
        <w:rPr>
          <w:lang w:val="en-US"/>
        </w:rPr>
        <w:t>HTML</w:t>
      </w:r>
      <w:r w:rsidRPr="002A68AE">
        <w:rPr>
          <w:lang w:val="en-US"/>
          <w:rPrChange w:id="250" w:author="Павел Овчинников" w:date="2017-06-05T17:05:00Z">
            <w:rPr/>
          </w:rPrChange>
        </w:rPr>
        <w:t xml:space="preserve">5. </w:t>
      </w:r>
      <w:r>
        <w:t>3-е изд. — СПб</w:t>
      </w:r>
      <w:proofErr w:type="gramStart"/>
      <w:r>
        <w:t xml:space="preserve">.: </w:t>
      </w:r>
      <w:proofErr w:type="gramEnd"/>
      <w:r>
        <w:t>Питер, 2015. — 688 с.</w:t>
      </w:r>
    </w:p>
    <w:p w:rsidR="00334CE1" w:rsidRDefault="00334CE1" w:rsidP="00BF36C8">
      <w:pPr>
        <w:pStyle w:val="a3"/>
        <w:numPr>
          <w:ilvl w:val="0"/>
          <w:numId w:val="26"/>
        </w:numPr>
        <w:rPr>
          <w:lang w:eastAsia="en-US"/>
        </w:rPr>
      </w:pPr>
      <w:r>
        <w:lastRenderedPageBreak/>
        <w:t xml:space="preserve">Сайт «Современный учебник </w:t>
      </w:r>
      <w:r>
        <w:rPr>
          <w:lang w:val="en-US"/>
        </w:rPr>
        <w:t>JavaScript</w:t>
      </w:r>
      <w:r>
        <w:t xml:space="preserve">» </w:t>
      </w:r>
      <w:r w:rsidRPr="00E520ED">
        <w:t>[</w:t>
      </w:r>
      <w:r>
        <w:t>Электронный ресурс</w:t>
      </w:r>
      <w:r w:rsidRPr="00E520ED">
        <w:t>]</w:t>
      </w:r>
      <w:r>
        <w:t xml:space="preserve"> – Режим доступа </w:t>
      </w:r>
      <w:r w:rsidRPr="0003400C">
        <w:rPr>
          <w:lang w:eastAsia="en-US"/>
        </w:rPr>
        <w:t>https://learn.javascript.ru/, свободный</w:t>
      </w:r>
      <w:r>
        <w:rPr>
          <w:rStyle w:val="ab"/>
          <w:color w:val="auto"/>
          <w:u w:val="none"/>
          <w:lang w:eastAsia="en-US"/>
        </w:rPr>
        <w:t>. Дата обращения 25.04.17</w:t>
      </w:r>
      <w:r w:rsidR="00255723">
        <w:rPr>
          <w:rStyle w:val="ab"/>
          <w:color w:val="auto"/>
          <w:u w:val="none"/>
          <w:lang w:eastAsia="en-US"/>
        </w:rPr>
        <w:t>.</w:t>
      </w:r>
    </w:p>
    <w:p w:rsidR="00334CE1" w:rsidRPr="00255723" w:rsidRDefault="00334CE1" w:rsidP="00BF36C8">
      <w:pPr>
        <w:pStyle w:val="a3"/>
        <w:numPr>
          <w:ilvl w:val="0"/>
          <w:numId w:val="26"/>
        </w:numPr>
        <w:rPr>
          <w:rStyle w:val="ab"/>
          <w:color w:val="000000"/>
          <w:u w:val="none"/>
          <w:lang w:eastAsia="en-US"/>
        </w:rPr>
      </w:pPr>
      <w:r>
        <w:t>Сайт «</w:t>
      </w:r>
      <w:r>
        <w:rPr>
          <w:lang w:val="en-US"/>
        </w:rPr>
        <w:t>PHP</w:t>
      </w:r>
      <w:r w:rsidRPr="0003400C">
        <w:t>-</w:t>
      </w:r>
      <w:proofErr w:type="spellStart"/>
      <w:r>
        <w:rPr>
          <w:lang w:val="en-US"/>
        </w:rPr>
        <w:t>MyAdmin</w:t>
      </w:r>
      <w:proofErr w:type="spellEnd"/>
      <w:r>
        <w:t xml:space="preserve"> по-русски» </w:t>
      </w:r>
      <w:r w:rsidRPr="00E520ED">
        <w:t>[</w:t>
      </w:r>
      <w:r>
        <w:t>Электронный ресурс</w:t>
      </w:r>
      <w:r w:rsidRPr="00E520ED">
        <w:t>]</w:t>
      </w:r>
      <w:r>
        <w:t xml:space="preserve"> – Режим доступа</w:t>
      </w:r>
      <w:r w:rsidRPr="0003400C">
        <w:t xml:space="preserve"> http://php-myadmin.ru/</w:t>
      </w:r>
      <w:r w:rsidRPr="00E520ED">
        <w:rPr>
          <w:rStyle w:val="ab"/>
          <w:color w:val="auto"/>
          <w:u w:val="none"/>
          <w:lang w:eastAsia="en-US"/>
        </w:rPr>
        <w:t>,  свободный</w:t>
      </w:r>
      <w:r>
        <w:rPr>
          <w:rStyle w:val="ab"/>
          <w:color w:val="auto"/>
          <w:u w:val="none"/>
          <w:lang w:eastAsia="en-US"/>
        </w:rPr>
        <w:t>. Дата обращения 24.04.17</w:t>
      </w:r>
      <w:r w:rsidR="00255723">
        <w:rPr>
          <w:rStyle w:val="ab"/>
          <w:color w:val="auto"/>
          <w:u w:val="none"/>
          <w:lang w:eastAsia="en-US"/>
        </w:rPr>
        <w:t>.</w:t>
      </w:r>
    </w:p>
    <w:p w:rsidR="00255723" w:rsidRPr="00E9569F" w:rsidRDefault="00255723" w:rsidP="00255723">
      <w:pPr>
        <w:pStyle w:val="a3"/>
        <w:numPr>
          <w:ilvl w:val="0"/>
          <w:numId w:val="26"/>
        </w:numPr>
      </w:pPr>
      <w:r w:rsidRPr="00E9569F">
        <w:t>Сайт «</w:t>
      </w:r>
      <w:r w:rsidRPr="004365DE">
        <w:t>НОУ ИНТУИТ | Проектирование информационных систем</w:t>
      </w:r>
      <w:r w:rsidRPr="00E9569F">
        <w:t xml:space="preserve">» [Электронный ресурс] – Режим доступа: </w:t>
      </w:r>
      <w:r w:rsidRPr="00255723">
        <w:t>http://www.intuit.ru/studies/courses/2195/55/info</w:t>
      </w:r>
      <w:r w:rsidRPr="00E9569F">
        <w:t xml:space="preserve">, свободный. Дата обращения: </w:t>
      </w:r>
      <w:r>
        <w:t>15.05.17.</w:t>
      </w:r>
    </w:p>
    <w:p w:rsidR="00255723" w:rsidRPr="00E9569F" w:rsidRDefault="00255723" w:rsidP="00255723">
      <w:pPr>
        <w:pStyle w:val="a3"/>
        <w:numPr>
          <w:ilvl w:val="0"/>
          <w:numId w:val="26"/>
        </w:numPr>
      </w:pPr>
      <w:r w:rsidRPr="00E9569F">
        <w:t>Сайт «</w:t>
      </w:r>
      <w:r>
        <w:rPr>
          <w:lang w:val="en-US"/>
        </w:rPr>
        <w:t>E</w:t>
      </w:r>
      <w:r w:rsidRPr="000B470A">
        <w:t>-</w:t>
      </w:r>
      <w:proofErr w:type="spellStart"/>
      <w:r>
        <w:rPr>
          <w:lang w:val="en-US"/>
        </w:rPr>
        <w:t>educ</w:t>
      </w:r>
      <w:proofErr w:type="spellEnd"/>
      <w:r w:rsidRPr="00E9569F">
        <w:t xml:space="preserve">» [Электронный ресурс] – Режим доступа: </w:t>
      </w:r>
      <w:r w:rsidRPr="00255723">
        <w:t>http://e-educ.ru/bd14.html</w:t>
      </w:r>
      <w:r w:rsidRPr="00E9569F">
        <w:t xml:space="preserve">, свободный. Дата обращения: </w:t>
      </w:r>
      <w:r>
        <w:t>15.05.17.</w:t>
      </w:r>
    </w:p>
    <w:p w:rsidR="00255723" w:rsidRDefault="00255723" w:rsidP="00255723">
      <w:pPr>
        <w:pStyle w:val="a3"/>
        <w:numPr>
          <w:ilvl w:val="0"/>
          <w:numId w:val="26"/>
        </w:numPr>
      </w:pPr>
      <w:r w:rsidRPr="000B470A">
        <w:t>Сайт «</w:t>
      </w:r>
      <w:proofErr w:type="spellStart"/>
      <w:r w:rsidRPr="000B470A">
        <w:t>Ронл</w:t>
      </w:r>
      <w:proofErr w:type="spellEnd"/>
      <w:r w:rsidRPr="000B470A">
        <w:t xml:space="preserve">» [Электронный ресурс] – Режим доступа: </w:t>
      </w:r>
      <w:r w:rsidRPr="00255723">
        <w:t>http://www.ronl.ru/lektsii/informatika/868901/</w:t>
      </w:r>
      <w:r w:rsidRPr="000B470A">
        <w:t>, свободный. Дата</w:t>
      </w:r>
      <w:r>
        <w:t xml:space="preserve"> обращения: 16.05.17.</w:t>
      </w:r>
    </w:p>
    <w:p w:rsidR="00157D7B" w:rsidRPr="00F84E10" w:rsidRDefault="00157D7B" w:rsidP="00F84E1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157D7B" w:rsidRPr="00A4187C" w:rsidRDefault="00157D7B" w:rsidP="00157D7B">
      <w:pPr>
        <w:pStyle w:val="11"/>
        <w:jc w:val="right"/>
      </w:pPr>
      <w:bookmarkStart w:id="251" w:name="_Toc483433806"/>
      <w:r w:rsidRPr="00A4187C">
        <w:lastRenderedPageBreak/>
        <w:t>ПРИЛОЖЕНИЕ А</w:t>
      </w:r>
      <w:bookmarkEnd w:id="251"/>
    </w:p>
    <w:p w:rsidR="00C92FEA" w:rsidRDefault="00C92FEA" w:rsidP="00E660E5">
      <w:pPr>
        <w:pStyle w:val="a3"/>
        <w:spacing w:line="480" w:lineRule="auto"/>
        <w:ind w:left="720" w:firstLine="0"/>
        <w:jc w:val="center"/>
      </w:pPr>
      <w:r>
        <w:t>Код основной страницы веб-приложения</w:t>
      </w:r>
    </w:p>
    <w:p w:rsidR="00C92FEA" w:rsidRDefault="00C92FEA" w:rsidP="00C92FEA">
      <w:pPr>
        <w:pStyle w:val="af0"/>
      </w:pPr>
      <w:r>
        <w:t xml:space="preserve">&lt;? </w:t>
      </w:r>
    </w:p>
    <w:p w:rsidR="00C92FEA" w:rsidRDefault="00C92FEA" w:rsidP="00C92FEA">
      <w:pPr>
        <w:pStyle w:val="af0"/>
      </w:pP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C92FEA" w:rsidRDefault="00C92FEA" w:rsidP="00C92FEA">
      <w:pPr>
        <w:pStyle w:val="af0"/>
      </w:pPr>
      <w:r>
        <w:t>?&gt;</w:t>
      </w:r>
    </w:p>
    <w:p w:rsidR="00C92FEA" w:rsidRDefault="00C92FEA" w:rsidP="00C92FEA">
      <w:pPr>
        <w:pStyle w:val="af0"/>
      </w:pPr>
      <w:proofErr w:type="gramStart"/>
      <w:r>
        <w:t>&lt;!DOCTYPE</w:t>
      </w:r>
      <w:proofErr w:type="gramEnd"/>
      <w:r>
        <w:t xml:space="preserve"> html&gt;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html</w:t>
      </w:r>
      <w:proofErr w:type="gramEnd"/>
      <w:r>
        <w:t>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head</w:t>
      </w:r>
      <w:proofErr w:type="gramEnd"/>
      <w:r>
        <w:t>&gt;</w:t>
      </w:r>
    </w:p>
    <w:p w:rsidR="00C92FEA" w:rsidRDefault="00C92FEA" w:rsidP="00C92FEA">
      <w:pPr>
        <w:pStyle w:val="af0"/>
      </w:pPr>
      <w:r>
        <w:t xml:space="preserve">&lt;script </w:t>
      </w:r>
      <w:proofErr w:type="spellStart"/>
      <w:r>
        <w:t>src</w:t>
      </w:r>
      <w:proofErr w:type="spellEnd"/>
      <w:r>
        <w:t xml:space="preserve">="https://code.jquery.com/jquery-3.1.0.js" integrity="sha256-slogkvB1K3VOkzAI8QITxV3VzpOnkeNVsKvtkYLMjfk=" </w:t>
      </w:r>
      <w:proofErr w:type="spellStart"/>
      <w:r>
        <w:t>crossorigin</w:t>
      </w:r>
      <w:proofErr w:type="spellEnd"/>
      <w:r>
        <w:t>="anonymous"&gt;&lt;/script&gt;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charset=UTF-8"&gt;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title&gt;</w:t>
      </w:r>
      <w:proofErr w:type="spellStart"/>
      <w:proofErr w:type="gramEnd"/>
      <w:r>
        <w:t>Блочная</w:t>
      </w:r>
      <w:proofErr w:type="spellEnd"/>
      <w:r>
        <w:t xml:space="preserve"> </w:t>
      </w:r>
      <w:proofErr w:type="spellStart"/>
      <w:r>
        <w:t>вёрстка</w:t>
      </w:r>
      <w:proofErr w:type="spellEnd"/>
      <w:r>
        <w:t>&lt;/title&gt;</w:t>
      </w:r>
    </w:p>
    <w:p w:rsidR="00C92FEA" w:rsidRDefault="00C92FEA" w:rsidP="00C92FEA">
      <w:pPr>
        <w:pStyle w:val="af0"/>
      </w:pPr>
      <w:r>
        <w:t xml:space="preserve">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/1.css"&gt;</w:t>
      </w:r>
    </w:p>
    <w:p w:rsidR="00C92FEA" w:rsidRDefault="00C92FEA" w:rsidP="00C92FEA">
      <w:pPr>
        <w:pStyle w:val="af0"/>
      </w:pPr>
      <w:r>
        <w:t xml:space="preserve">&lt;link </w:t>
      </w:r>
      <w:proofErr w:type="spellStart"/>
      <w:r>
        <w:t>rel</w:t>
      </w:r>
      <w:proofErr w:type="spellEnd"/>
      <w:r>
        <w:t>="stylesheet" href="//netdna.bootstrapcdn.com/bootstrap/3.3.2/css/bootstrap.min.css"&gt;</w:t>
      </w:r>
    </w:p>
    <w:p w:rsidR="00C92FEA" w:rsidRDefault="00C92FEA" w:rsidP="00C92FEA">
      <w:pPr>
        <w:pStyle w:val="af0"/>
      </w:pPr>
      <w:r>
        <w:t xml:space="preserve">&lt;link </w:t>
      </w:r>
      <w:proofErr w:type="spellStart"/>
      <w:r>
        <w:t>rel</w:t>
      </w:r>
      <w:proofErr w:type="spellEnd"/>
      <w:r>
        <w:t>="stylesheet" href="//netdna.bootstrapcdn.com/bootstrap/3.3.2/css/bootstrap-theme.min.css"&gt;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script</w:t>
      </w:r>
      <w:proofErr w:type="gramEnd"/>
      <w:r>
        <w:t xml:space="preserve"> src="//netdna.bootstrapcdn.com/bootstrap/3.3.2/js/bootstrap.min.js"&gt;&lt;/script&gt;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="http://thebloodarrow.ru/</w:t>
      </w:r>
      <w:proofErr w:type="spellStart"/>
      <w:r>
        <w:t>audiojs</w:t>
      </w:r>
      <w:proofErr w:type="spellEnd"/>
      <w:r>
        <w:t>/audio.min.js"&gt;&lt;/script&gt;</w:t>
      </w:r>
    </w:p>
    <w:p w:rsidR="00C92FEA" w:rsidRDefault="00C92FEA" w:rsidP="00C92FEA">
      <w:pPr>
        <w:pStyle w:val="af0"/>
      </w:pPr>
      <w:r>
        <w:t>&lt;/head&gt;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body</w:t>
      </w:r>
      <w:proofErr w:type="gramEnd"/>
      <w:r>
        <w:t>&gt;</w:t>
      </w:r>
    </w:p>
    <w:p w:rsidR="00C92FEA" w:rsidRDefault="00C92FEA" w:rsidP="00C92FEA">
      <w:pPr>
        <w:pStyle w:val="af0"/>
      </w:pPr>
      <w:r>
        <w:t>&lt;div id="header"&gt;&lt;/div&gt;</w:t>
      </w:r>
    </w:p>
    <w:p w:rsidR="00C92FEA" w:rsidRDefault="00C92FEA" w:rsidP="00C92FEA">
      <w:pPr>
        <w:pStyle w:val="af0"/>
      </w:pPr>
      <w:r>
        <w:t>&lt;div id="navigation"&gt;</w:t>
      </w:r>
    </w:p>
    <w:p w:rsidR="00C92FEA" w:rsidRDefault="00C92FEA" w:rsidP="00C92FEA">
      <w:pPr>
        <w:pStyle w:val="af0"/>
      </w:pPr>
      <w:r>
        <w:t>&lt;div id="</w:t>
      </w:r>
      <w:proofErr w:type="spellStart"/>
      <w:r>
        <w:t>index_navigation</w:t>
      </w:r>
      <w:proofErr w:type="spellEnd"/>
      <w:r>
        <w:t>" class="pull-right" &gt;</w:t>
      </w:r>
    </w:p>
    <w:p w:rsidR="00C92FEA" w:rsidRDefault="00C92FEA" w:rsidP="00C92FEA">
      <w:pPr>
        <w:pStyle w:val="af0"/>
      </w:pPr>
      <w:r>
        <w:t>&lt;input type='button' id='login'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-link" value='</w:t>
      </w:r>
      <w:proofErr w:type="spellStart"/>
      <w:r>
        <w:t>Вход</w:t>
      </w:r>
      <w:proofErr w:type="spellEnd"/>
      <w:r>
        <w:t>'/&gt;</w:t>
      </w:r>
    </w:p>
    <w:p w:rsidR="00C92FEA" w:rsidRDefault="00C92FEA" w:rsidP="00C92FEA">
      <w:pPr>
        <w:pStyle w:val="af0"/>
      </w:pPr>
      <w:r>
        <w:t>&lt;input type='button' id='registration'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-link" value='</w:t>
      </w:r>
      <w:proofErr w:type="spellStart"/>
      <w:r>
        <w:t>Регистрация</w:t>
      </w:r>
      <w:proofErr w:type="spellEnd"/>
      <w:r>
        <w:t>'/&gt;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&lt;div id="</w:t>
      </w:r>
      <w:proofErr w:type="spellStart"/>
      <w:r>
        <w:t>user_navigation</w:t>
      </w:r>
      <w:proofErr w:type="spellEnd"/>
      <w:r>
        <w:t>" class="</w:t>
      </w:r>
      <w:proofErr w:type="spellStart"/>
      <w:r>
        <w:t>hide_div</w:t>
      </w:r>
      <w:proofErr w:type="spellEnd"/>
      <w:r>
        <w:t xml:space="preserve"> pull-right"&gt;</w:t>
      </w:r>
    </w:p>
    <w:p w:rsidR="00C92FEA" w:rsidRDefault="00C92FEA" w:rsidP="00C92FEA">
      <w:pPr>
        <w:pStyle w:val="af0"/>
      </w:pPr>
      <w:r>
        <w:t>&lt;form action="includes/</w:t>
      </w:r>
      <w:proofErr w:type="spellStart"/>
      <w:r>
        <w:t>logout.php</w:t>
      </w:r>
      <w:proofErr w:type="spellEnd"/>
      <w:r>
        <w:t>" method="POST"&gt;</w:t>
      </w:r>
    </w:p>
    <w:p w:rsidR="00C92FEA" w:rsidRDefault="00C92FEA" w:rsidP="00C92FEA">
      <w:pPr>
        <w:pStyle w:val="af0"/>
      </w:pPr>
      <w:r>
        <w:t>&lt;input type='button' id='profile'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-link" value='</w:t>
      </w:r>
      <w:proofErr w:type="spellStart"/>
      <w:r>
        <w:t>Личный</w:t>
      </w:r>
      <w:proofErr w:type="spellEnd"/>
      <w:r>
        <w:t xml:space="preserve"> </w:t>
      </w:r>
      <w:proofErr w:type="spellStart"/>
      <w:r>
        <w:t>кабинет</w:t>
      </w:r>
      <w:proofErr w:type="spellEnd"/>
      <w:r>
        <w:t>'/&gt;</w:t>
      </w:r>
    </w:p>
    <w:p w:rsidR="00C92FEA" w:rsidRDefault="00C92FEA" w:rsidP="00C92FEA">
      <w:pPr>
        <w:pStyle w:val="af0"/>
      </w:pPr>
      <w:r>
        <w:t>&lt;input type='submit' id='</w:t>
      </w:r>
      <w:proofErr w:type="spellStart"/>
      <w:r>
        <w:t>logout_button</w:t>
      </w:r>
      <w:proofErr w:type="spellEnd"/>
      <w:r>
        <w:t>'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-link" value='</w:t>
      </w:r>
      <w:proofErr w:type="spellStart"/>
      <w:r>
        <w:t>Выход</w:t>
      </w:r>
      <w:proofErr w:type="spellEnd"/>
      <w:r>
        <w:t>'/&gt;</w:t>
      </w:r>
    </w:p>
    <w:p w:rsidR="00C92FEA" w:rsidRDefault="00C92FEA" w:rsidP="00C92FEA">
      <w:pPr>
        <w:pStyle w:val="af0"/>
      </w:pPr>
      <w:r>
        <w:t>&lt;/form&gt;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&lt;div id="</w:t>
      </w:r>
      <w:proofErr w:type="spellStart"/>
      <w:r>
        <w:t>admin_navigation</w:t>
      </w:r>
      <w:proofErr w:type="spellEnd"/>
      <w:r>
        <w:t>" class="</w:t>
      </w:r>
      <w:proofErr w:type="spellStart"/>
      <w:r>
        <w:t>hide_div</w:t>
      </w:r>
      <w:proofErr w:type="spellEnd"/>
      <w:r>
        <w:t xml:space="preserve"> pull-right"&gt;</w:t>
      </w:r>
    </w:p>
    <w:p w:rsidR="00C92FEA" w:rsidRDefault="00C92FEA" w:rsidP="00C92FEA">
      <w:pPr>
        <w:pStyle w:val="af0"/>
      </w:pPr>
      <w:r>
        <w:t>&lt;input type='button' id='</w:t>
      </w:r>
      <w:proofErr w:type="spellStart"/>
      <w:r>
        <w:t>admin_panel</w:t>
      </w:r>
      <w:proofErr w:type="spellEnd"/>
      <w:r>
        <w:t>'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-link" value='</w:t>
      </w:r>
      <w:proofErr w:type="spellStart"/>
      <w:r>
        <w:t>Администрирование</w:t>
      </w:r>
      <w:proofErr w:type="spellEnd"/>
      <w:r>
        <w:t>'/&gt;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lastRenderedPageBreak/>
        <w:t>&lt;/div&gt;</w:t>
      </w:r>
    </w:p>
    <w:p w:rsidR="00C92FEA" w:rsidRDefault="00C92FEA" w:rsidP="00C92FEA">
      <w:pPr>
        <w:pStyle w:val="af0"/>
      </w:pPr>
      <w:r>
        <w:t>&lt;div id="menu"&gt;</w:t>
      </w:r>
    </w:p>
    <w:p w:rsidR="00C92FEA" w:rsidRDefault="00C92FEA" w:rsidP="00C92FEA">
      <w:pPr>
        <w:pStyle w:val="af0"/>
      </w:pPr>
      <w:r>
        <w:t>&lt;input type='button' id='</w:t>
      </w:r>
      <w:proofErr w:type="spellStart"/>
      <w:r>
        <w:t>main_page</w:t>
      </w:r>
      <w:proofErr w:type="spellEnd"/>
      <w:r>
        <w:t>'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-default </w:t>
      </w:r>
      <w:proofErr w:type="spellStart"/>
      <w:r>
        <w:t>btn</w:t>
      </w:r>
      <w:proofErr w:type="spellEnd"/>
      <w:r>
        <w:t>-block" value='</w:t>
      </w:r>
      <w:proofErr w:type="spellStart"/>
      <w:r>
        <w:t>Главная</w:t>
      </w:r>
      <w:proofErr w:type="spellEnd"/>
      <w:r>
        <w:t xml:space="preserve"> </w:t>
      </w:r>
      <w:proofErr w:type="spellStart"/>
      <w:r>
        <w:t>страница</w:t>
      </w:r>
      <w:proofErr w:type="spellEnd"/>
      <w:r>
        <w:t>'/&gt;&lt;</w:t>
      </w:r>
      <w:proofErr w:type="spellStart"/>
      <w:r>
        <w:t>br</w:t>
      </w:r>
      <w:proofErr w:type="spellEnd"/>
      <w:r>
        <w:t>&gt;</w:t>
      </w:r>
    </w:p>
    <w:p w:rsidR="00C92FEA" w:rsidRDefault="00C92FEA" w:rsidP="00C92FEA">
      <w:pPr>
        <w:pStyle w:val="af0"/>
      </w:pPr>
      <w:r>
        <w:t>&lt;input type='button' id='</w:t>
      </w:r>
      <w:proofErr w:type="spellStart"/>
      <w:r>
        <w:t>all_comp</w:t>
      </w:r>
      <w:proofErr w:type="spellEnd"/>
      <w:r>
        <w:t>'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-default </w:t>
      </w:r>
      <w:proofErr w:type="spellStart"/>
      <w:r>
        <w:t>btn</w:t>
      </w:r>
      <w:proofErr w:type="spellEnd"/>
      <w:r>
        <w:t>-block" value='</w:t>
      </w:r>
      <w:proofErr w:type="spellStart"/>
      <w:r>
        <w:t>Композиции</w:t>
      </w:r>
      <w:proofErr w:type="spellEnd"/>
      <w:r>
        <w:t>'/&gt;&lt;</w:t>
      </w:r>
      <w:proofErr w:type="spellStart"/>
      <w:r>
        <w:t>br</w:t>
      </w:r>
      <w:proofErr w:type="spellEnd"/>
      <w:r>
        <w:t>&gt;</w:t>
      </w:r>
    </w:p>
    <w:p w:rsidR="00C92FEA" w:rsidRDefault="00C92FEA" w:rsidP="00C92FEA">
      <w:pPr>
        <w:pStyle w:val="af0"/>
      </w:pPr>
      <w:r>
        <w:t>&lt;input type='button' id='</w:t>
      </w:r>
      <w:proofErr w:type="spellStart"/>
      <w:r>
        <w:t>all_isp</w:t>
      </w:r>
      <w:proofErr w:type="spellEnd"/>
      <w:r>
        <w:t>'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-default </w:t>
      </w:r>
      <w:proofErr w:type="spellStart"/>
      <w:r>
        <w:t>btn</w:t>
      </w:r>
      <w:proofErr w:type="spellEnd"/>
      <w:r>
        <w:t>-block" value='</w:t>
      </w:r>
      <w:proofErr w:type="spellStart"/>
      <w:r>
        <w:t>Исполнители</w:t>
      </w:r>
      <w:proofErr w:type="spellEnd"/>
      <w:r>
        <w:t>'/&gt;&lt;</w:t>
      </w:r>
      <w:proofErr w:type="spellStart"/>
      <w:r>
        <w:t>br</w:t>
      </w:r>
      <w:proofErr w:type="spellEnd"/>
      <w:r>
        <w:t>&gt;</w:t>
      </w:r>
    </w:p>
    <w:p w:rsidR="00C92FEA" w:rsidRDefault="00C92FEA" w:rsidP="00C92FEA">
      <w:pPr>
        <w:pStyle w:val="af0"/>
      </w:pPr>
      <w:r>
        <w:t>&lt;input type='button' id='</w:t>
      </w:r>
      <w:proofErr w:type="spellStart"/>
      <w:r>
        <w:t>all_album</w:t>
      </w:r>
      <w:proofErr w:type="spellEnd"/>
      <w:r>
        <w:t>'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-default </w:t>
      </w:r>
      <w:proofErr w:type="spellStart"/>
      <w:r>
        <w:t>btn</w:t>
      </w:r>
      <w:proofErr w:type="spellEnd"/>
      <w:r>
        <w:t>-block" value='</w:t>
      </w:r>
      <w:proofErr w:type="spellStart"/>
      <w:r>
        <w:t>Альбомы</w:t>
      </w:r>
      <w:proofErr w:type="spellEnd"/>
      <w:r>
        <w:t>'/&gt;&lt;</w:t>
      </w:r>
      <w:proofErr w:type="spellStart"/>
      <w:r>
        <w:t>br</w:t>
      </w:r>
      <w:proofErr w:type="spellEnd"/>
      <w:r>
        <w:t>&gt;</w:t>
      </w:r>
    </w:p>
    <w:p w:rsidR="00C92FEA" w:rsidRDefault="00C92FEA" w:rsidP="00C92FEA">
      <w:pPr>
        <w:pStyle w:val="af0"/>
      </w:pPr>
      <w:r>
        <w:t>&lt;input type='button' id='</w:t>
      </w:r>
      <w:proofErr w:type="spellStart"/>
      <w:r>
        <w:t>all_genre</w:t>
      </w:r>
      <w:proofErr w:type="spellEnd"/>
      <w:r>
        <w:t>'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-default </w:t>
      </w:r>
      <w:proofErr w:type="spellStart"/>
      <w:r>
        <w:t>btn</w:t>
      </w:r>
      <w:proofErr w:type="spellEnd"/>
      <w:r>
        <w:t>-block" value='</w:t>
      </w:r>
      <w:proofErr w:type="spellStart"/>
      <w:r>
        <w:t>Жанры</w:t>
      </w:r>
      <w:proofErr w:type="spellEnd"/>
      <w:r>
        <w:t>'/&gt;&lt;</w:t>
      </w:r>
      <w:proofErr w:type="spellStart"/>
      <w:r>
        <w:t>br</w:t>
      </w:r>
      <w:proofErr w:type="spellEnd"/>
      <w:r>
        <w:t>&gt;</w:t>
      </w:r>
    </w:p>
    <w:p w:rsidR="00C92FEA" w:rsidRDefault="00C92FEA" w:rsidP="00C92FEA">
      <w:pPr>
        <w:pStyle w:val="af0"/>
      </w:pPr>
      <w:r>
        <w:t>&lt;input type='button' id='</w:t>
      </w:r>
      <w:proofErr w:type="spellStart"/>
      <w:r>
        <w:t>search_button</w:t>
      </w:r>
      <w:proofErr w:type="spellEnd"/>
      <w:r>
        <w:t>'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-default </w:t>
      </w:r>
      <w:proofErr w:type="spellStart"/>
      <w:r>
        <w:t>btn</w:t>
      </w:r>
      <w:proofErr w:type="spellEnd"/>
      <w:r>
        <w:t>-block" value='</w:t>
      </w:r>
      <w:proofErr w:type="spellStart"/>
      <w:r>
        <w:t>Поиск</w:t>
      </w:r>
      <w:proofErr w:type="spellEnd"/>
      <w:r>
        <w:t>'/&gt;&lt;</w:t>
      </w:r>
      <w:proofErr w:type="spellStart"/>
      <w:r>
        <w:t>br</w:t>
      </w:r>
      <w:proofErr w:type="spellEnd"/>
      <w:r>
        <w:t>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&lt;div id="content"&gt;</w:t>
      </w:r>
    </w:p>
    <w:p w:rsidR="00C92FEA" w:rsidRDefault="00C92FEA" w:rsidP="00C92FEA">
      <w:pPr>
        <w:pStyle w:val="af0"/>
      </w:pPr>
      <w:r>
        <w:t>&lt;div id="</w:t>
      </w:r>
      <w:proofErr w:type="spellStart"/>
      <w:r>
        <w:t>main_page_div</w:t>
      </w:r>
      <w:proofErr w:type="spellEnd"/>
      <w:r>
        <w:t>"&gt;</w:t>
      </w:r>
    </w:p>
    <w:p w:rsidR="00C92FEA" w:rsidRDefault="00C92FEA" w:rsidP="00C92FEA">
      <w:pPr>
        <w:pStyle w:val="af0"/>
      </w:pPr>
      <w:r>
        <w:t>&lt;div class="well" id="</w:t>
      </w:r>
      <w:proofErr w:type="spellStart"/>
      <w:r>
        <w:t>main_div</w:t>
      </w:r>
      <w:proofErr w:type="spellEnd"/>
      <w:r>
        <w:t>"&gt;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</w:t>
      </w:r>
      <w:r>
        <w:t>h</w:t>
      </w:r>
      <w:r w:rsidRPr="00C92FEA">
        <w:rPr>
          <w:lang w:val="ru-RU"/>
        </w:rPr>
        <w:t xml:space="preserve">3 </w:t>
      </w:r>
      <w:r>
        <w:t>align</w:t>
      </w:r>
      <w:r w:rsidRPr="00C92FEA">
        <w:rPr>
          <w:lang w:val="ru-RU"/>
        </w:rPr>
        <w:t>="</w:t>
      </w:r>
      <w:r>
        <w:t>center</w:t>
      </w:r>
      <w:r w:rsidRPr="00C92FEA">
        <w:rPr>
          <w:lang w:val="ru-RU"/>
        </w:rPr>
        <w:t>"&gt;</w:t>
      </w:r>
      <w:proofErr w:type="gramStart"/>
      <w:r w:rsidRPr="00C92FEA">
        <w:rPr>
          <w:lang w:val="ru-RU"/>
        </w:rPr>
        <w:t>Добр</w:t>
      </w:r>
      <w:proofErr w:type="gramEnd"/>
      <w:r w:rsidRPr="00C92FEA">
        <w:rPr>
          <w:lang w:val="ru-RU"/>
        </w:rPr>
        <w:t xml:space="preserve"> пожаловать в электронную музыкальную картотеку!&lt;/</w:t>
      </w:r>
      <w:r>
        <w:t>h</w:t>
      </w:r>
      <w:r w:rsidRPr="00C92FEA">
        <w:rPr>
          <w:lang w:val="ru-RU"/>
        </w:rPr>
        <w:t>3&gt;&lt;</w:t>
      </w:r>
      <w:proofErr w:type="spellStart"/>
      <w:r>
        <w:t>br</w:t>
      </w:r>
      <w:proofErr w:type="spellEnd"/>
      <w:r w:rsidRPr="00C92FEA">
        <w:rPr>
          <w:lang w:val="ru-RU"/>
        </w:rPr>
        <w:t>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</w:t>
      </w:r>
      <w:r>
        <w:t>p</w:t>
      </w:r>
      <w:r w:rsidRPr="00C92FEA">
        <w:rPr>
          <w:lang w:val="ru-RU"/>
        </w:rPr>
        <w:t xml:space="preserve"> </w:t>
      </w:r>
      <w:r>
        <w:t>align</w:t>
      </w:r>
      <w:r w:rsidRPr="00C92FEA">
        <w:rPr>
          <w:lang w:val="ru-RU"/>
        </w:rPr>
        <w:t>="</w:t>
      </w:r>
      <w:r>
        <w:t>justify</w:t>
      </w:r>
      <w:r w:rsidRPr="00C92FEA">
        <w:rPr>
          <w:lang w:val="ru-RU"/>
        </w:rPr>
        <w:t>"&gt; На данном ресурсе вы можете найти проверенную достоверную информацию о музыкальных композициях, составить свой собственный список избранного, а также прослушать свободно распространяемые музыкальные треки. Наши администраторы тщательно относятся к отбору информации, стараются избежать двусмысленностей и неточностей.&lt;/</w:t>
      </w:r>
      <w:r>
        <w:t>p</w:t>
      </w:r>
      <w:r w:rsidRPr="00C92FEA">
        <w:rPr>
          <w:lang w:val="ru-RU"/>
        </w:rPr>
        <w:t>&gt;</w:t>
      </w:r>
    </w:p>
    <w:p w:rsidR="00C92FEA" w:rsidRDefault="00C92FEA" w:rsidP="00C92FEA">
      <w:pPr>
        <w:pStyle w:val="af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="http://www.thebloodarrow.ru/hKtssxX.jpeg" align="center"/&gt;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</w:t>
      </w:r>
      <w:r>
        <w:t>p</w:t>
      </w:r>
      <w:r w:rsidRPr="00C92FEA">
        <w:rPr>
          <w:lang w:val="ru-RU"/>
        </w:rPr>
        <w:t xml:space="preserve"> </w:t>
      </w:r>
      <w:r>
        <w:t>align</w:t>
      </w:r>
      <w:r w:rsidRPr="00C92FEA">
        <w:rPr>
          <w:lang w:val="ru-RU"/>
        </w:rPr>
        <w:t>="</w:t>
      </w:r>
      <w:r>
        <w:t>justify</w:t>
      </w:r>
      <w:r w:rsidRPr="00C92FEA">
        <w:rPr>
          <w:lang w:val="ru-RU"/>
        </w:rPr>
        <w:t>"&gt;На данный момент ресурс работает в тестовом режиме и выполняет свои минимальные функции.&lt;/</w:t>
      </w:r>
      <w:r>
        <w:t>p</w:t>
      </w:r>
      <w:r w:rsidRPr="00C92FEA">
        <w:rPr>
          <w:lang w:val="ru-RU"/>
        </w:rPr>
        <w:t>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&lt;div id="</w:t>
      </w:r>
      <w:proofErr w:type="spellStart"/>
      <w:r>
        <w:t>login_div</w:t>
      </w:r>
      <w:proofErr w:type="spellEnd"/>
      <w:r>
        <w:t>" class="</w:t>
      </w:r>
      <w:proofErr w:type="spellStart"/>
      <w:r>
        <w:t>hide_div</w:t>
      </w:r>
      <w:proofErr w:type="spellEnd"/>
      <w:r>
        <w:t>"&gt;</w:t>
      </w:r>
    </w:p>
    <w:p w:rsidR="00C92FEA" w:rsidRDefault="00C92FEA" w:rsidP="00C92FEA">
      <w:pPr>
        <w:pStyle w:val="af0"/>
      </w:pPr>
      <w:r>
        <w:t>&lt;h2&gt;</w:t>
      </w:r>
      <w:proofErr w:type="spellStart"/>
      <w:r>
        <w:t>Авторизация</w:t>
      </w:r>
      <w:proofErr w:type="spellEnd"/>
      <w:r>
        <w:t>&lt;/h2&gt;</w:t>
      </w:r>
    </w:p>
    <w:p w:rsidR="00C92FEA" w:rsidRDefault="00C92FEA" w:rsidP="00C92FEA">
      <w:pPr>
        <w:pStyle w:val="af0"/>
      </w:pPr>
      <w:r>
        <w:t>&lt;span id='</w:t>
      </w:r>
      <w:proofErr w:type="spellStart"/>
      <w:r>
        <w:t>errlogin</w:t>
      </w:r>
      <w:proofErr w:type="spellEnd"/>
      <w:r>
        <w:t>'&gt;&lt;/span&gt;&lt;</w:t>
      </w:r>
      <w:proofErr w:type="spellStart"/>
      <w:r>
        <w:t>hr</w:t>
      </w:r>
      <w:proofErr w:type="spellEnd"/>
      <w:r>
        <w:t>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table</w:t>
      </w:r>
      <w:proofErr w:type="gramEnd"/>
      <w:r>
        <w:t>&gt;</w:t>
      </w:r>
    </w:p>
    <w:p w:rsidR="00C92FEA" w:rsidRDefault="00C92FEA" w:rsidP="00C92FEA">
      <w:pPr>
        <w:pStyle w:val="af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td&gt;</w:t>
      </w:r>
      <w:proofErr w:type="spellStart"/>
      <w:proofErr w:type="gramEnd"/>
      <w:r>
        <w:t>Логин</w:t>
      </w:r>
      <w:proofErr w:type="spellEnd"/>
      <w:r>
        <w:t>:&lt;/td&gt;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 &lt;input type='text' id='</w:t>
      </w:r>
      <w:proofErr w:type="spellStart"/>
      <w:r>
        <w:t>login_name</w:t>
      </w:r>
      <w:proofErr w:type="spellEnd"/>
      <w:r>
        <w:t>'/&gt;&lt;</w:t>
      </w:r>
      <w:proofErr w:type="spellStart"/>
      <w:r>
        <w:t>br</w:t>
      </w:r>
      <w:proofErr w:type="spellEnd"/>
      <w:r>
        <w:t>&gt;&lt;/td&gt;</w:t>
      </w:r>
    </w:p>
    <w:p w:rsidR="00C92FEA" w:rsidRDefault="00C92FEA" w:rsidP="00C92FEA">
      <w:pPr>
        <w:pStyle w:val="af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td&gt;</w:t>
      </w:r>
      <w:proofErr w:type="spellStart"/>
      <w:proofErr w:type="gramEnd"/>
      <w:r>
        <w:t>Пароль</w:t>
      </w:r>
      <w:proofErr w:type="spellEnd"/>
      <w:r>
        <w:t>: &lt;/td&gt;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&gt;&lt;input type='password' id='</w:t>
      </w:r>
      <w:proofErr w:type="spellStart"/>
      <w:r>
        <w:t>login_pass</w:t>
      </w:r>
      <w:proofErr w:type="spellEnd"/>
      <w:r>
        <w:t>'&gt;&lt;</w:t>
      </w:r>
      <w:proofErr w:type="spellStart"/>
      <w:r>
        <w:t>br</w:t>
      </w:r>
      <w:proofErr w:type="spellEnd"/>
      <w:r>
        <w:t>&gt;&lt;/td&gt;</w:t>
      </w:r>
    </w:p>
    <w:p w:rsidR="00C92FEA" w:rsidRDefault="00C92FEA" w:rsidP="00C92FEA">
      <w:pPr>
        <w:pStyle w:val="af0"/>
      </w:pPr>
      <w:r>
        <w:t>&lt;/table&gt;&lt;</w:t>
      </w:r>
      <w:proofErr w:type="spellStart"/>
      <w:r>
        <w:t>br</w:t>
      </w:r>
      <w:proofErr w:type="spellEnd"/>
      <w:r>
        <w:t>&gt;</w:t>
      </w:r>
    </w:p>
    <w:p w:rsidR="00C92FEA" w:rsidRDefault="00C92FEA" w:rsidP="00C92FEA">
      <w:pPr>
        <w:pStyle w:val="af0"/>
      </w:pPr>
      <w:r>
        <w:t>&lt;input type='button' id='</w:t>
      </w:r>
      <w:proofErr w:type="spellStart"/>
      <w:r>
        <w:t>login_button</w:t>
      </w:r>
      <w:proofErr w:type="spellEnd"/>
      <w:r>
        <w:t>'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-success" value='ВХОД'/&gt;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&lt;div id="</w:t>
      </w:r>
      <w:proofErr w:type="spellStart"/>
      <w:r>
        <w:t>reg_div</w:t>
      </w:r>
      <w:proofErr w:type="spellEnd"/>
      <w:r>
        <w:t>" class="</w:t>
      </w:r>
      <w:proofErr w:type="spellStart"/>
      <w:r>
        <w:t>hide_div</w:t>
      </w:r>
      <w:proofErr w:type="spellEnd"/>
      <w:r>
        <w:t>"&gt;</w:t>
      </w:r>
    </w:p>
    <w:p w:rsidR="00C92FEA" w:rsidRDefault="00C92FEA" w:rsidP="00C92FEA">
      <w:pPr>
        <w:pStyle w:val="af0"/>
      </w:pPr>
      <w:r>
        <w:t>&lt;h2&gt;</w:t>
      </w:r>
      <w:proofErr w:type="spellStart"/>
      <w:r>
        <w:t>Регистрация</w:t>
      </w:r>
      <w:proofErr w:type="spellEnd"/>
      <w:r>
        <w:t>&lt;/h2&gt;</w:t>
      </w:r>
    </w:p>
    <w:p w:rsidR="00C92FEA" w:rsidRDefault="00C92FEA" w:rsidP="00C92FEA">
      <w:pPr>
        <w:pStyle w:val="af0"/>
      </w:pPr>
      <w:r>
        <w:t>&lt;span id='</w:t>
      </w:r>
      <w:proofErr w:type="spellStart"/>
      <w:r>
        <w:t>errreg</w:t>
      </w:r>
      <w:proofErr w:type="spellEnd"/>
      <w:r>
        <w:t>'&gt;&lt;/span&gt;&lt;</w:t>
      </w:r>
      <w:proofErr w:type="spellStart"/>
      <w:r>
        <w:t>hr</w:t>
      </w:r>
      <w:proofErr w:type="spellEnd"/>
      <w:r>
        <w:t>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table</w:t>
      </w:r>
      <w:proofErr w:type="gramEnd"/>
      <w:r>
        <w:t>&gt;</w:t>
      </w:r>
    </w:p>
    <w:p w:rsidR="00C92FEA" w:rsidRDefault="00C92FEA" w:rsidP="00C92FEA">
      <w:pPr>
        <w:pStyle w:val="af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92FEA" w:rsidRDefault="00C92FEA" w:rsidP="00C92FEA">
      <w:pPr>
        <w:pStyle w:val="af0"/>
      </w:pPr>
      <w:r>
        <w:lastRenderedPageBreak/>
        <w:t>&lt;</w:t>
      </w:r>
      <w:proofErr w:type="gramStart"/>
      <w:r>
        <w:t>td&gt;</w:t>
      </w:r>
      <w:proofErr w:type="spellStart"/>
      <w:proofErr w:type="gramEnd"/>
      <w:r>
        <w:t>Логин</w:t>
      </w:r>
      <w:proofErr w:type="spellEnd"/>
      <w:r>
        <w:t>: &lt;/td&gt;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&gt;&lt;input type='text' id='</w:t>
      </w:r>
      <w:proofErr w:type="spellStart"/>
      <w:r>
        <w:t>reg_name</w:t>
      </w:r>
      <w:proofErr w:type="spellEnd"/>
      <w:r>
        <w:t>'/&gt;&lt;</w:t>
      </w:r>
      <w:proofErr w:type="spellStart"/>
      <w:r>
        <w:t>br</w:t>
      </w:r>
      <w:proofErr w:type="spellEnd"/>
      <w:r>
        <w:t>&gt;&lt;/td&gt;</w:t>
      </w:r>
    </w:p>
    <w:p w:rsidR="00C92FEA" w:rsidRDefault="00C92FEA" w:rsidP="00C92FEA">
      <w:pPr>
        <w:pStyle w:val="af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92FEA" w:rsidRDefault="00C92FEA" w:rsidP="00C92FEA">
      <w:pPr>
        <w:pStyle w:val="af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td&gt;</w:t>
      </w:r>
      <w:proofErr w:type="spellStart"/>
      <w:proofErr w:type="gramEnd"/>
      <w:r>
        <w:t>Пароль</w:t>
      </w:r>
      <w:proofErr w:type="spellEnd"/>
      <w:r>
        <w:t>: &lt;/td&gt;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&gt;&lt;input type='password' id='</w:t>
      </w:r>
      <w:proofErr w:type="spellStart"/>
      <w:r>
        <w:t>reg_pass</w:t>
      </w:r>
      <w:proofErr w:type="spellEnd"/>
      <w:r>
        <w:t>'&gt;&lt;</w:t>
      </w:r>
      <w:proofErr w:type="spellStart"/>
      <w:r>
        <w:t>br</w:t>
      </w:r>
      <w:proofErr w:type="spellEnd"/>
      <w:r>
        <w:t>&gt;&lt;/td&gt;</w:t>
      </w:r>
    </w:p>
    <w:p w:rsidR="00C92FEA" w:rsidRDefault="00C92FEA" w:rsidP="00C92FEA">
      <w:pPr>
        <w:pStyle w:val="af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92FEA" w:rsidRDefault="00C92FEA" w:rsidP="00C92FEA">
      <w:pPr>
        <w:pStyle w:val="af0"/>
      </w:pPr>
      <w:r>
        <w:t>&lt;/table&gt;&lt;</w:t>
      </w:r>
      <w:proofErr w:type="spellStart"/>
      <w:r>
        <w:t>br</w:t>
      </w:r>
      <w:proofErr w:type="spellEnd"/>
      <w:r>
        <w:t>&gt;</w:t>
      </w:r>
    </w:p>
    <w:p w:rsidR="00C92FEA" w:rsidRDefault="00C92FEA" w:rsidP="00C92FEA">
      <w:pPr>
        <w:pStyle w:val="af0"/>
      </w:pPr>
      <w:r>
        <w:t>&lt;input type='button' id='</w:t>
      </w:r>
      <w:proofErr w:type="spellStart"/>
      <w:r>
        <w:t>reg_button</w:t>
      </w:r>
      <w:proofErr w:type="spellEnd"/>
      <w:r>
        <w:t>'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-success" value='</w:t>
      </w:r>
      <w:proofErr w:type="spellStart"/>
      <w:r>
        <w:t>Регистрация</w:t>
      </w:r>
      <w:proofErr w:type="spellEnd"/>
      <w:r>
        <w:t>'/&gt;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&lt;div class="</w:t>
      </w:r>
      <w:proofErr w:type="spellStart"/>
      <w:r>
        <w:t>hide_div</w:t>
      </w:r>
      <w:proofErr w:type="spellEnd"/>
      <w:r>
        <w:t>" id="</w:t>
      </w:r>
      <w:proofErr w:type="spellStart"/>
      <w:r>
        <w:t>personal_page</w:t>
      </w:r>
      <w:proofErr w:type="spellEnd"/>
      <w:r>
        <w:t>"&gt;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&lt;div class="</w:t>
      </w:r>
      <w:proofErr w:type="spellStart"/>
      <w:r>
        <w:t>hide_div</w:t>
      </w:r>
      <w:proofErr w:type="spellEnd"/>
      <w:r>
        <w:t>" id="</w:t>
      </w:r>
      <w:proofErr w:type="spellStart"/>
      <w:r>
        <w:t>admin_page</w:t>
      </w:r>
      <w:proofErr w:type="spellEnd"/>
      <w:r>
        <w:t>"&gt;</w:t>
      </w:r>
    </w:p>
    <w:p w:rsidR="00C92FEA" w:rsidRDefault="00C92FEA" w:rsidP="00C92FEA">
      <w:pPr>
        <w:pStyle w:val="af0"/>
      </w:pPr>
      <w:r>
        <w:t>&lt;div class="well"&gt;</w:t>
      </w:r>
    </w:p>
    <w:p w:rsidR="00C92FEA" w:rsidRDefault="00C92FEA" w:rsidP="00C92FEA">
      <w:pPr>
        <w:pStyle w:val="af0"/>
      </w:pPr>
      <w:r>
        <w:t>&lt;table class="</w:t>
      </w:r>
      <w:proofErr w:type="spellStart"/>
      <w:r>
        <w:t>inv_table</w:t>
      </w:r>
      <w:proofErr w:type="spellEnd"/>
      <w:r>
        <w:t>"&gt;</w:t>
      </w:r>
    </w:p>
    <w:p w:rsidR="00C92FEA" w:rsidRDefault="00C92FEA" w:rsidP="00C92FEA">
      <w:pPr>
        <w:pStyle w:val="af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</w:t>
      </w:r>
      <w:proofErr w:type="spellStart"/>
      <w:r>
        <w:t>th</w:t>
      </w:r>
      <w:proofErr w:type="spellEnd"/>
      <w:r>
        <w:t xml:space="preserve">  </w:t>
      </w:r>
      <w:proofErr w:type="spellStart"/>
      <w:r>
        <w:t>colspan</w:t>
      </w:r>
      <w:proofErr w:type="spellEnd"/>
      <w:r>
        <w:t>="2"&gt;</w:t>
      </w:r>
      <w:proofErr w:type="spellStart"/>
      <w:r>
        <w:t>Добавление</w:t>
      </w:r>
      <w:proofErr w:type="spellEnd"/>
      <w:r>
        <w:t xml:space="preserve"> </w:t>
      </w:r>
      <w:proofErr w:type="spellStart"/>
      <w:r>
        <w:t>новой</w:t>
      </w:r>
      <w:proofErr w:type="spellEnd"/>
      <w:r>
        <w:t xml:space="preserve"> </w:t>
      </w:r>
      <w:proofErr w:type="spellStart"/>
      <w:r>
        <w:t>композиции</w:t>
      </w:r>
      <w:proofErr w:type="spellEnd"/>
      <w:r>
        <w:t>&lt;/</w:t>
      </w:r>
      <w:proofErr w:type="spellStart"/>
      <w:r>
        <w:t>th</w:t>
      </w:r>
      <w:proofErr w:type="spellEnd"/>
      <w:r>
        <w:t>&gt;&lt;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&gt;&lt;/</w:t>
      </w:r>
      <w:proofErr w:type="spellStart"/>
      <w:r>
        <w:t>tr</w:t>
      </w:r>
      <w:proofErr w:type="spellEnd"/>
      <w:r>
        <w:t>&gt;</w:t>
      </w:r>
    </w:p>
    <w:p w:rsidR="00C92FEA" w:rsidRDefault="00C92FEA" w:rsidP="00C92FEA">
      <w:pPr>
        <w:pStyle w:val="af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td&gt;</w:t>
      </w:r>
      <w:proofErr w:type="spellStart"/>
      <w:proofErr w:type="gramEnd"/>
      <w:r>
        <w:t>Название</w:t>
      </w:r>
      <w:proofErr w:type="spellEnd"/>
      <w:r>
        <w:t>:&lt;/td&gt;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&gt;&lt;input type="text" id="</w:t>
      </w:r>
      <w:proofErr w:type="spellStart"/>
      <w:r>
        <w:t>add_comp</w:t>
      </w:r>
      <w:proofErr w:type="spellEnd"/>
      <w:r>
        <w:t>"&gt;&lt;/td&gt;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&lt;/</w:t>
      </w:r>
      <w:proofErr w:type="spellStart"/>
      <w:r>
        <w:t>tr</w:t>
      </w:r>
      <w:proofErr w:type="spellEnd"/>
      <w:r w:rsidRPr="00C92FEA">
        <w:rPr>
          <w:lang w:val="ru-RU"/>
        </w:rPr>
        <w:t>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</w:t>
      </w:r>
      <w:proofErr w:type="spellStart"/>
      <w:r>
        <w:t>tr</w:t>
      </w:r>
      <w:proofErr w:type="spellEnd"/>
      <w:r w:rsidRPr="00C92FEA">
        <w:rPr>
          <w:lang w:val="ru-RU"/>
        </w:rPr>
        <w:t>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</w:t>
      </w:r>
      <w:r>
        <w:t>td</w:t>
      </w:r>
      <w:r w:rsidRPr="00C92FEA">
        <w:rPr>
          <w:lang w:val="ru-RU"/>
        </w:rPr>
        <w:t>&gt;Исполнитель:&lt;/</w:t>
      </w:r>
      <w:r>
        <w:t>td</w:t>
      </w:r>
      <w:r w:rsidRPr="00C92FEA">
        <w:rPr>
          <w:lang w:val="ru-RU"/>
        </w:rPr>
        <w:t>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&gt;&lt;input type="text" id="</w:t>
      </w:r>
      <w:proofErr w:type="spellStart"/>
      <w:r>
        <w:t>add_ispcomp</w:t>
      </w:r>
      <w:proofErr w:type="spellEnd"/>
      <w:r>
        <w:t>"&gt;&lt;/td&gt;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&gt;&lt;input type="checkbox" name="2" id="</w:t>
      </w:r>
      <w:proofErr w:type="spellStart"/>
      <w:r>
        <w:t>ch_isp</w:t>
      </w:r>
      <w:proofErr w:type="spellEnd"/>
      <w:r>
        <w:t>"/&gt;&lt;/td&gt;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&lt;/</w:t>
      </w:r>
      <w:proofErr w:type="spellStart"/>
      <w:r>
        <w:t>tr</w:t>
      </w:r>
      <w:proofErr w:type="spellEnd"/>
      <w:r w:rsidRPr="00C92FEA">
        <w:rPr>
          <w:lang w:val="ru-RU"/>
        </w:rPr>
        <w:t>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</w:t>
      </w:r>
      <w:proofErr w:type="spellStart"/>
      <w:r>
        <w:t>tr</w:t>
      </w:r>
      <w:proofErr w:type="spellEnd"/>
      <w:r w:rsidRPr="00C92FEA">
        <w:rPr>
          <w:lang w:val="ru-RU"/>
        </w:rPr>
        <w:t>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</w:t>
      </w:r>
      <w:r>
        <w:t>td</w:t>
      </w:r>
      <w:r w:rsidRPr="00C92FEA">
        <w:rPr>
          <w:lang w:val="ru-RU"/>
        </w:rPr>
        <w:t>&gt;Альбом:&lt;/</w:t>
      </w:r>
      <w:r>
        <w:t>td</w:t>
      </w:r>
      <w:r w:rsidRPr="00C92FEA">
        <w:rPr>
          <w:lang w:val="ru-RU"/>
        </w:rPr>
        <w:t>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&gt;&lt;input type="text" id="</w:t>
      </w:r>
      <w:proofErr w:type="spellStart"/>
      <w:r>
        <w:t>add_albcomp</w:t>
      </w:r>
      <w:proofErr w:type="spellEnd"/>
      <w:r>
        <w:t>"&gt;&lt;/td&gt;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&gt;&lt;input type="checkbox" name="3" id="</w:t>
      </w:r>
      <w:proofErr w:type="spellStart"/>
      <w:r>
        <w:t>ch_alb</w:t>
      </w:r>
      <w:proofErr w:type="spellEnd"/>
      <w:r>
        <w:t xml:space="preserve">" </w:t>
      </w:r>
      <w:proofErr w:type="spellStart"/>
      <w:r>
        <w:t>onclick</w:t>
      </w:r>
      <w:proofErr w:type="spellEnd"/>
      <w:r>
        <w:t>="</w:t>
      </w:r>
      <w:proofErr w:type="spellStart"/>
      <w:r>
        <w:t>ch_alb_a</w:t>
      </w:r>
      <w:proofErr w:type="spellEnd"/>
      <w:r>
        <w:t>()"/&gt;&lt;/td&gt;</w:t>
      </w:r>
    </w:p>
    <w:p w:rsidR="00C92FEA" w:rsidRDefault="00C92FEA" w:rsidP="00C92FEA">
      <w:pPr>
        <w:pStyle w:val="af0"/>
      </w:pPr>
      <w:r>
        <w:t>&lt;td id="</w:t>
      </w:r>
      <w:proofErr w:type="spellStart"/>
      <w:r>
        <w:t>y_text</w:t>
      </w:r>
      <w:proofErr w:type="spellEnd"/>
      <w:r>
        <w:t>" class="</w:t>
      </w:r>
      <w:proofErr w:type="spellStart"/>
      <w:r>
        <w:t>hide_div</w:t>
      </w:r>
      <w:proofErr w:type="spellEnd"/>
      <w:r>
        <w:t>"&gt;</w:t>
      </w:r>
      <w:proofErr w:type="spellStart"/>
      <w:proofErr w:type="gramStart"/>
      <w:r>
        <w:t>Год</w:t>
      </w:r>
      <w:proofErr w:type="spellEnd"/>
      <w:r>
        <w:t>:</w:t>
      </w:r>
      <w:proofErr w:type="gramEnd"/>
      <w:r>
        <w:t>&lt;/td&gt;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&gt;&lt;input class="</w:t>
      </w:r>
      <w:proofErr w:type="spellStart"/>
      <w:r>
        <w:t>hide_div</w:t>
      </w:r>
      <w:proofErr w:type="spellEnd"/>
      <w:r>
        <w:t>" type="text" size="4" id="</w:t>
      </w:r>
      <w:proofErr w:type="spellStart"/>
      <w:r>
        <w:t>add_y</w:t>
      </w:r>
      <w:proofErr w:type="spellEnd"/>
      <w:r>
        <w:t>"&gt;</w:t>
      </w:r>
    </w:p>
    <w:p w:rsidR="00C92FEA" w:rsidRDefault="00C92FEA" w:rsidP="00C92FEA">
      <w:pPr>
        <w:pStyle w:val="af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92FEA" w:rsidRDefault="00C92FEA" w:rsidP="00C92FEA">
      <w:pPr>
        <w:pStyle w:val="af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td&gt;</w:t>
      </w:r>
      <w:proofErr w:type="spellStart"/>
      <w:proofErr w:type="gramEnd"/>
      <w:r>
        <w:t>Жанр</w:t>
      </w:r>
      <w:proofErr w:type="spellEnd"/>
      <w:r>
        <w:t>:&lt;/td&gt;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&gt;&lt;input type="text" id="</w:t>
      </w:r>
      <w:proofErr w:type="spellStart"/>
      <w:r>
        <w:t>add_gencomp</w:t>
      </w:r>
      <w:proofErr w:type="spellEnd"/>
      <w:r>
        <w:t>"&gt;&lt;/td&gt;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&gt;&lt;input type="checkbox" name="4" id="</w:t>
      </w:r>
      <w:proofErr w:type="spellStart"/>
      <w:r>
        <w:t>ch_gen</w:t>
      </w:r>
      <w:proofErr w:type="spellEnd"/>
      <w:r>
        <w:t>"/&gt;&lt;/td&gt;</w:t>
      </w:r>
    </w:p>
    <w:p w:rsidR="00C92FEA" w:rsidRDefault="00C92FEA" w:rsidP="00C92FEA">
      <w:pPr>
        <w:pStyle w:val="af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92FEA" w:rsidRDefault="00C92FEA" w:rsidP="00C92FEA">
      <w:pPr>
        <w:pStyle w:val="af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&gt;&lt;td&gt;&lt;input type="button" id="</w:t>
      </w:r>
      <w:proofErr w:type="spellStart"/>
      <w:r>
        <w:t>add_button</w:t>
      </w:r>
      <w:proofErr w:type="spellEnd"/>
      <w:r>
        <w:t>" value="</w:t>
      </w:r>
      <w:proofErr w:type="spellStart"/>
      <w:r>
        <w:t>Добавить</w:t>
      </w:r>
      <w:proofErr w:type="spellEnd"/>
      <w:r>
        <w:t>"&gt;&lt;/td&gt;&lt;/</w:t>
      </w:r>
      <w:proofErr w:type="spellStart"/>
      <w:r>
        <w:t>tr</w:t>
      </w:r>
      <w:proofErr w:type="spellEnd"/>
      <w:r>
        <w:t>&gt;</w:t>
      </w:r>
    </w:p>
    <w:p w:rsidR="00C92FEA" w:rsidRDefault="00C92FEA" w:rsidP="00C92FEA">
      <w:pPr>
        <w:pStyle w:val="af0"/>
      </w:pPr>
      <w:r>
        <w:t>&lt;/table&gt;&lt;/div&gt;</w:t>
      </w:r>
    </w:p>
    <w:p w:rsidR="00C92FEA" w:rsidRDefault="00C92FEA" w:rsidP="00C92FEA">
      <w:pPr>
        <w:pStyle w:val="af0"/>
      </w:pPr>
      <w:r>
        <w:t>&lt;div class="well"&gt;&lt;table class="inv_table1"&gt;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</w:t>
      </w:r>
      <w:proofErr w:type="spellStart"/>
      <w:r>
        <w:t>tr</w:t>
      </w:r>
      <w:proofErr w:type="spellEnd"/>
      <w:r w:rsidRPr="00C92FEA">
        <w:rPr>
          <w:lang w:val="ru-RU"/>
        </w:rPr>
        <w:t>&gt;&lt;</w:t>
      </w:r>
      <w:proofErr w:type="spellStart"/>
      <w:r>
        <w:t>th</w:t>
      </w:r>
      <w:proofErr w:type="spellEnd"/>
      <w:r w:rsidRPr="00C92FEA">
        <w:rPr>
          <w:lang w:val="ru-RU"/>
        </w:rPr>
        <w:t xml:space="preserve"> </w:t>
      </w:r>
      <w:proofErr w:type="spellStart"/>
      <w:r>
        <w:t>colspan</w:t>
      </w:r>
      <w:proofErr w:type="spellEnd"/>
      <w:r w:rsidRPr="00C92FEA">
        <w:rPr>
          <w:lang w:val="ru-RU"/>
        </w:rPr>
        <w:t>="3"&gt;Переименование данных&lt;/</w:t>
      </w:r>
      <w:proofErr w:type="spellStart"/>
      <w:r>
        <w:t>th</w:t>
      </w:r>
      <w:proofErr w:type="spellEnd"/>
      <w:r w:rsidRPr="00C92FEA">
        <w:rPr>
          <w:lang w:val="ru-RU"/>
        </w:rPr>
        <w:t>&gt;&lt;/</w:t>
      </w:r>
      <w:proofErr w:type="spellStart"/>
      <w:r>
        <w:t>tr</w:t>
      </w:r>
      <w:proofErr w:type="spellEnd"/>
      <w:r w:rsidRPr="00C92FEA">
        <w:rPr>
          <w:lang w:val="ru-RU"/>
        </w:rPr>
        <w:t>&gt;</w:t>
      </w:r>
    </w:p>
    <w:p w:rsidR="00C92FEA" w:rsidRDefault="00C92FEA" w:rsidP="00C92FEA">
      <w:pPr>
        <w:pStyle w:val="af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&gt;&lt;select id="</w:t>
      </w:r>
      <w:proofErr w:type="spellStart"/>
      <w:r>
        <w:t>upd_obj</w:t>
      </w:r>
      <w:proofErr w:type="spellEnd"/>
      <w:r>
        <w:t>"&gt;</w:t>
      </w:r>
    </w:p>
    <w:p w:rsidR="00C92FEA" w:rsidRDefault="00C92FEA" w:rsidP="00C92FEA">
      <w:pPr>
        <w:pStyle w:val="af0"/>
      </w:pPr>
      <w:r>
        <w:t>&lt;option value=""/&gt;</w:t>
      </w:r>
    </w:p>
    <w:p w:rsidR="00C92FEA" w:rsidRDefault="00C92FEA" w:rsidP="00C92FEA">
      <w:pPr>
        <w:pStyle w:val="af0"/>
      </w:pPr>
      <w:r>
        <w:t>&lt;option value="</w:t>
      </w:r>
      <w:proofErr w:type="spellStart"/>
      <w:r>
        <w:t>ispolnitel</w:t>
      </w:r>
      <w:proofErr w:type="spellEnd"/>
      <w:r>
        <w:t>"&gt;</w:t>
      </w:r>
      <w:proofErr w:type="spellStart"/>
      <w:r>
        <w:t>Исполнитель</w:t>
      </w:r>
      <w:proofErr w:type="spellEnd"/>
      <w:r>
        <w:t>&lt;/option&gt;</w:t>
      </w:r>
    </w:p>
    <w:p w:rsidR="00C92FEA" w:rsidRDefault="00C92FEA" w:rsidP="00C92FEA">
      <w:pPr>
        <w:pStyle w:val="af0"/>
      </w:pPr>
      <w:r>
        <w:t>&lt;option value="album"&gt;</w:t>
      </w:r>
      <w:proofErr w:type="spellStart"/>
      <w:r>
        <w:t>Альбом</w:t>
      </w:r>
      <w:proofErr w:type="spellEnd"/>
      <w:r>
        <w:t>&lt;/option&gt;</w:t>
      </w:r>
    </w:p>
    <w:p w:rsidR="00C92FEA" w:rsidRDefault="00C92FEA" w:rsidP="00C92FEA">
      <w:pPr>
        <w:pStyle w:val="af0"/>
      </w:pPr>
      <w:r>
        <w:t>&lt;option value="genre"&gt;</w:t>
      </w:r>
      <w:proofErr w:type="spellStart"/>
      <w:r>
        <w:t>Жанр</w:t>
      </w:r>
      <w:proofErr w:type="spellEnd"/>
      <w:r>
        <w:t>&lt;/option&gt;</w:t>
      </w:r>
    </w:p>
    <w:p w:rsidR="00C92FEA" w:rsidRDefault="00C92FEA" w:rsidP="00C92FEA">
      <w:pPr>
        <w:pStyle w:val="af0"/>
      </w:pPr>
      <w:r>
        <w:lastRenderedPageBreak/>
        <w:t>&lt;option value="composition"&gt;</w:t>
      </w:r>
      <w:proofErr w:type="spellStart"/>
      <w:r>
        <w:t>Композиция</w:t>
      </w:r>
      <w:proofErr w:type="spellEnd"/>
      <w:r>
        <w:t>&lt;/option&gt;</w:t>
      </w:r>
    </w:p>
    <w:p w:rsidR="00C92FEA" w:rsidRDefault="00C92FEA" w:rsidP="00C92FEA">
      <w:pPr>
        <w:pStyle w:val="af0"/>
      </w:pPr>
      <w:r>
        <w:t>&lt;/select&gt;&lt;/td&gt;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&gt;&lt;input type="text" id="</w:t>
      </w:r>
      <w:proofErr w:type="spellStart"/>
      <w:r>
        <w:t>ren_id</w:t>
      </w:r>
      <w:proofErr w:type="spellEnd"/>
      <w:r>
        <w:t>" size='4' value='id'/&gt;&lt;/td&gt;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&gt;&lt;input type="text" id="</w:t>
      </w:r>
      <w:proofErr w:type="spellStart"/>
      <w:r>
        <w:t>ren_name</w:t>
      </w:r>
      <w:proofErr w:type="spellEnd"/>
      <w:r>
        <w:t>" value="</w:t>
      </w:r>
      <w:proofErr w:type="spellStart"/>
      <w:r>
        <w:t>Новое</w:t>
      </w:r>
      <w:proofErr w:type="spellEnd"/>
      <w:r>
        <w:t xml:space="preserve"> </w:t>
      </w:r>
      <w:proofErr w:type="spellStart"/>
      <w:r>
        <w:t>название</w:t>
      </w:r>
      <w:proofErr w:type="spellEnd"/>
      <w:r>
        <w:t>" /&gt;&lt;/td&gt;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&gt;&lt;input type="button" id="</w:t>
      </w:r>
      <w:proofErr w:type="spellStart"/>
      <w:r>
        <w:t>ren_button</w:t>
      </w:r>
      <w:proofErr w:type="spellEnd"/>
      <w:r>
        <w:t>" value="</w:t>
      </w:r>
      <w:proofErr w:type="spellStart"/>
      <w:r>
        <w:t>Переименовать</w:t>
      </w:r>
      <w:proofErr w:type="spellEnd"/>
      <w:r>
        <w:t xml:space="preserve">" </w:t>
      </w:r>
      <w:proofErr w:type="spellStart"/>
      <w:r>
        <w:t>onclick</w:t>
      </w:r>
      <w:proofErr w:type="spellEnd"/>
      <w:r>
        <w:t>='</w:t>
      </w:r>
      <w:proofErr w:type="spellStart"/>
      <w:r>
        <w:t>ren_func</w:t>
      </w:r>
      <w:proofErr w:type="spellEnd"/>
      <w:r>
        <w:t>()'/&gt;&lt;/td&gt;</w:t>
      </w:r>
    </w:p>
    <w:p w:rsidR="00C92FEA" w:rsidRDefault="00C92FEA" w:rsidP="00C92FEA">
      <w:pPr>
        <w:pStyle w:val="af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92FEA" w:rsidRDefault="00C92FEA" w:rsidP="00C92FEA">
      <w:pPr>
        <w:pStyle w:val="af0"/>
      </w:pPr>
      <w:r>
        <w:t>&lt;/table&gt;&lt;/div&gt;</w:t>
      </w:r>
    </w:p>
    <w:p w:rsidR="00C92FEA" w:rsidRDefault="00C92FEA" w:rsidP="00C92FEA">
      <w:pPr>
        <w:pStyle w:val="af0"/>
      </w:pPr>
      <w:r>
        <w:t>&lt;div class="</w:t>
      </w:r>
      <w:proofErr w:type="spellStart"/>
      <w:r>
        <w:t>hide_div</w:t>
      </w:r>
      <w:proofErr w:type="spellEnd"/>
      <w:r>
        <w:t>" id="</w:t>
      </w:r>
      <w:proofErr w:type="spellStart"/>
      <w:r>
        <w:t>upl_div</w:t>
      </w:r>
      <w:proofErr w:type="spellEnd"/>
      <w:r>
        <w:t>"&gt;</w:t>
      </w:r>
    </w:p>
    <w:p w:rsidR="00C92FEA" w:rsidRDefault="00C92FEA" w:rsidP="00C92FEA">
      <w:pPr>
        <w:pStyle w:val="af0"/>
      </w:pPr>
      <w:r>
        <w:t>&lt;div class="well"&gt;&lt;table class="</w:t>
      </w:r>
      <w:proofErr w:type="spellStart"/>
      <w:r>
        <w:t>search_t</w:t>
      </w:r>
      <w:proofErr w:type="spellEnd"/>
      <w:r>
        <w:t>"&gt;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</w:t>
      </w:r>
      <w:proofErr w:type="spellStart"/>
      <w:r>
        <w:t>tr</w:t>
      </w:r>
      <w:proofErr w:type="spellEnd"/>
      <w:r w:rsidRPr="00C92FEA">
        <w:rPr>
          <w:lang w:val="ru-RU"/>
        </w:rPr>
        <w:t>&gt;&lt;</w:t>
      </w:r>
      <w:proofErr w:type="spellStart"/>
      <w:r>
        <w:t>th</w:t>
      </w:r>
      <w:proofErr w:type="spellEnd"/>
      <w:r w:rsidRPr="00C92FEA">
        <w:rPr>
          <w:lang w:val="ru-RU"/>
        </w:rPr>
        <w:t xml:space="preserve"> </w:t>
      </w:r>
      <w:proofErr w:type="spellStart"/>
      <w:r>
        <w:t>colspan</w:t>
      </w:r>
      <w:proofErr w:type="spellEnd"/>
      <w:r w:rsidRPr="00C92FEA">
        <w:rPr>
          <w:lang w:val="ru-RU"/>
        </w:rPr>
        <w:t xml:space="preserve">="3"&gt;Добавить </w:t>
      </w:r>
      <w:proofErr w:type="spellStart"/>
      <w:r w:rsidRPr="00C92FEA">
        <w:rPr>
          <w:lang w:val="ru-RU"/>
        </w:rPr>
        <w:t>медиафайл</w:t>
      </w:r>
      <w:proofErr w:type="spellEnd"/>
      <w:r w:rsidRPr="00C92FEA">
        <w:rPr>
          <w:lang w:val="ru-RU"/>
        </w:rPr>
        <w:t xml:space="preserve"> к композиции&lt;/</w:t>
      </w:r>
      <w:proofErr w:type="spellStart"/>
      <w:r>
        <w:t>th</w:t>
      </w:r>
      <w:proofErr w:type="spellEnd"/>
      <w:r w:rsidRPr="00C92FEA">
        <w:rPr>
          <w:lang w:val="ru-RU"/>
        </w:rPr>
        <w:t>&gt;&lt;/</w:t>
      </w:r>
      <w:proofErr w:type="spellStart"/>
      <w:r>
        <w:t>tr</w:t>
      </w:r>
      <w:proofErr w:type="spellEnd"/>
      <w:r w:rsidRPr="00C92FEA">
        <w:rPr>
          <w:lang w:val="ru-RU"/>
        </w:rPr>
        <w:t>&gt;</w:t>
      </w:r>
    </w:p>
    <w:p w:rsidR="00C92FEA" w:rsidRDefault="00C92FEA" w:rsidP="00C92FEA">
      <w:pPr>
        <w:pStyle w:val="af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&gt;&lt;input type="text" id="</w:t>
      </w:r>
      <w:proofErr w:type="spellStart"/>
      <w:r>
        <w:t>upl_id</w:t>
      </w:r>
      <w:proofErr w:type="spellEnd"/>
      <w:r>
        <w:t>" size='4' value='id'/&gt;&lt;/td&gt;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&gt;&lt;input type="file" name="filename" id="file"&gt;&lt;/td&gt;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 xml:space="preserve">&gt;&lt;input type="button" </w:t>
      </w:r>
      <w:proofErr w:type="spellStart"/>
      <w:r>
        <w:t>onclick</w:t>
      </w:r>
      <w:proofErr w:type="spellEnd"/>
      <w:r>
        <w:t>="</w:t>
      </w:r>
      <w:proofErr w:type="spellStart"/>
      <w:r>
        <w:t>upl_func</w:t>
      </w:r>
      <w:proofErr w:type="spellEnd"/>
      <w:r>
        <w:t>()" value="</w:t>
      </w:r>
      <w:proofErr w:type="spellStart"/>
      <w:r>
        <w:t>Загрузить</w:t>
      </w:r>
      <w:proofErr w:type="spellEnd"/>
      <w:r>
        <w:t>"&gt;&lt;/td&gt;</w:t>
      </w:r>
    </w:p>
    <w:p w:rsidR="00C92FEA" w:rsidRDefault="00C92FEA" w:rsidP="00C92FEA">
      <w:pPr>
        <w:pStyle w:val="af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92FEA" w:rsidRDefault="00C92FEA" w:rsidP="00C92FEA">
      <w:pPr>
        <w:pStyle w:val="af0"/>
      </w:pPr>
      <w:r>
        <w:t>&lt;/table&gt;&lt;/div&gt;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&lt;table class="</w:t>
      </w:r>
      <w:proofErr w:type="spellStart"/>
      <w:r>
        <w:t>search_t</w:t>
      </w:r>
      <w:proofErr w:type="spellEnd"/>
      <w:r>
        <w:t>"&gt;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</w:t>
      </w:r>
      <w:proofErr w:type="spellStart"/>
      <w:r>
        <w:t>tr</w:t>
      </w:r>
      <w:proofErr w:type="spellEnd"/>
      <w:r w:rsidRPr="00C92FEA">
        <w:rPr>
          <w:lang w:val="ru-RU"/>
        </w:rPr>
        <w:t>&gt;&lt;</w:t>
      </w:r>
      <w:r>
        <w:t>td</w:t>
      </w:r>
      <w:proofErr w:type="gramStart"/>
      <w:r w:rsidRPr="00C92FEA">
        <w:rPr>
          <w:lang w:val="ru-RU"/>
        </w:rPr>
        <w:t>&gt;И</w:t>
      </w:r>
      <w:proofErr w:type="gramEnd"/>
      <w:r w:rsidRPr="00C92FEA">
        <w:rPr>
          <w:lang w:val="ru-RU"/>
        </w:rPr>
        <w:t>скать по&lt;/</w:t>
      </w:r>
      <w:r>
        <w:t>td</w:t>
      </w:r>
      <w:r w:rsidRPr="00C92FEA">
        <w:rPr>
          <w:lang w:val="ru-RU"/>
        </w:rPr>
        <w:t>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&gt;&lt;select id="</w:t>
      </w:r>
      <w:proofErr w:type="spellStart"/>
      <w:r>
        <w:t>adm_search_obj</w:t>
      </w:r>
      <w:proofErr w:type="spellEnd"/>
      <w:r>
        <w:t>"&gt;</w:t>
      </w:r>
    </w:p>
    <w:p w:rsidR="00C92FEA" w:rsidRDefault="00C92FEA" w:rsidP="00C92FEA">
      <w:pPr>
        <w:pStyle w:val="af0"/>
      </w:pPr>
      <w:r>
        <w:t>&lt;option value="</w:t>
      </w:r>
      <w:proofErr w:type="spellStart"/>
      <w:r>
        <w:t>isp</w:t>
      </w:r>
      <w:proofErr w:type="spellEnd"/>
      <w:r>
        <w:t>"&gt;</w:t>
      </w:r>
      <w:proofErr w:type="spellStart"/>
      <w:r>
        <w:t>Исполнителю</w:t>
      </w:r>
      <w:proofErr w:type="spellEnd"/>
      <w:r>
        <w:t>&lt;/option&gt;</w:t>
      </w:r>
    </w:p>
    <w:p w:rsidR="00C92FEA" w:rsidRDefault="00C92FEA" w:rsidP="00C92FEA">
      <w:pPr>
        <w:pStyle w:val="af0"/>
      </w:pPr>
      <w:r>
        <w:t>&lt;option value="</w:t>
      </w:r>
      <w:proofErr w:type="spellStart"/>
      <w:r>
        <w:t>alb</w:t>
      </w:r>
      <w:proofErr w:type="spellEnd"/>
      <w:r>
        <w:t>"&gt;</w:t>
      </w:r>
      <w:proofErr w:type="spellStart"/>
      <w:r>
        <w:t>Альбомам</w:t>
      </w:r>
      <w:proofErr w:type="spellEnd"/>
      <w:r>
        <w:t>&lt;/option&gt;</w:t>
      </w:r>
    </w:p>
    <w:p w:rsidR="00C92FEA" w:rsidRDefault="00C92FEA" w:rsidP="00C92FEA">
      <w:pPr>
        <w:pStyle w:val="af0"/>
      </w:pPr>
      <w:r>
        <w:t>&lt;option value="gen"&gt;</w:t>
      </w:r>
      <w:proofErr w:type="spellStart"/>
      <w:r>
        <w:t>Жанрам</w:t>
      </w:r>
      <w:proofErr w:type="spellEnd"/>
      <w:r>
        <w:t>&lt;/option&gt;</w:t>
      </w:r>
    </w:p>
    <w:p w:rsidR="00C92FEA" w:rsidRDefault="00C92FEA" w:rsidP="00C92FEA">
      <w:pPr>
        <w:pStyle w:val="af0"/>
      </w:pPr>
      <w:r>
        <w:t>&lt;option value="comp"&gt;</w:t>
      </w:r>
      <w:proofErr w:type="spellStart"/>
      <w:r>
        <w:t>Композициям</w:t>
      </w:r>
      <w:proofErr w:type="spellEnd"/>
      <w:r>
        <w:t>&lt;/option&gt;</w:t>
      </w:r>
    </w:p>
    <w:p w:rsidR="00C92FEA" w:rsidRDefault="00C92FEA" w:rsidP="00C92FEA">
      <w:pPr>
        <w:pStyle w:val="af0"/>
      </w:pPr>
      <w:r>
        <w:t>&lt;/select&gt;&lt;/td&gt;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&gt;&lt;input type="text" value="</w:t>
      </w:r>
      <w:proofErr w:type="spellStart"/>
      <w:r>
        <w:t>Поиск</w:t>
      </w:r>
      <w:proofErr w:type="spellEnd"/>
      <w:r>
        <w:t>..." id="</w:t>
      </w:r>
      <w:proofErr w:type="spellStart"/>
      <w:r>
        <w:t>adm_search_text</w:t>
      </w:r>
      <w:proofErr w:type="spellEnd"/>
      <w:r>
        <w:t>"/&gt;&lt;/td&gt;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&gt;&lt;input type="button" id="</w:t>
      </w:r>
      <w:proofErr w:type="spellStart"/>
      <w:r>
        <w:t>adm_start_search_button</w:t>
      </w:r>
      <w:proofErr w:type="spellEnd"/>
      <w:r>
        <w:t>" value="</w:t>
      </w:r>
      <w:proofErr w:type="spellStart"/>
      <w:r>
        <w:t>Вперед</w:t>
      </w:r>
      <w:proofErr w:type="spellEnd"/>
      <w:r>
        <w:t>"/&gt;&lt;/td&gt;</w:t>
      </w:r>
    </w:p>
    <w:p w:rsidR="00C92FEA" w:rsidRDefault="00C92FEA" w:rsidP="00C92FEA">
      <w:pPr>
        <w:pStyle w:val="af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92FEA" w:rsidRDefault="00C92FEA" w:rsidP="00C92FEA">
      <w:pPr>
        <w:pStyle w:val="af0"/>
      </w:pPr>
      <w:r>
        <w:t>&lt;/table&gt;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&lt;div class="</w:t>
      </w:r>
      <w:proofErr w:type="spellStart"/>
      <w:r>
        <w:t>hide_div</w:t>
      </w:r>
      <w:proofErr w:type="spellEnd"/>
      <w:r>
        <w:t>" id="</w:t>
      </w:r>
      <w:proofErr w:type="spellStart"/>
      <w:r>
        <w:t>search_div</w:t>
      </w:r>
      <w:proofErr w:type="spellEnd"/>
      <w:r>
        <w:t>"&gt;</w:t>
      </w:r>
    </w:p>
    <w:p w:rsidR="00C92FEA" w:rsidRDefault="00C92FEA" w:rsidP="00C92FEA">
      <w:pPr>
        <w:pStyle w:val="af0"/>
      </w:pPr>
      <w:r>
        <w:t>&lt;table class="</w:t>
      </w:r>
      <w:proofErr w:type="spellStart"/>
      <w:r>
        <w:t>search_t</w:t>
      </w:r>
      <w:proofErr w:type="spellEnd"/>
      <w:r>
        <w:t>"&gt;</w:t>
      </w:r>
    </w:p>
    <w:p w:rsidR="00C92FEA" w:rsidRDefault="00C92FEA" w:rsidP="00C92FEA">
      <w:pPr>
        <w:pStyle w:val="af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</w:t>
      </w:r>
      <w:proofErr w:type="spellStart"/>
      <w:r>
        <w:t>Искать</w:t>
      </w:r>
      <w:proofErr w:type="spellEnd"/>
      <w:r>
        <w:t xml:space="preserve"> </w:t>
      </w:r>
      <w:proofErr w:type="spellStart"/>
      <w:r>
        <w:t>по</w:t>
      </w:r>
      <w:proofErr w:type="spellEnd"/>
      <w:r>
        <w:t>&lt;/td&gt;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&gt;&lt;select id="</w:t>
      </w:r>
      <w:proofErr w:type="spellStart"/>
      <w:r>
        <w:t>search_obj</w:t>
      </w:r>
      <w:proofErr w:type="spellEnd"/>
      <w:r>
        <w:t>"&gt;</w:t>
      </w:r>
    </w:p>
    <w:p w:rsidR="00C92FEA" w:rsidRDefault="00C92FEA" w:rsidP="00C92FEA">
      <w:pPr>
        <w:pStyle w:val="af0"/>
      </w:pPr>
      <w:r>
        <w:t>&lt;option value="</w:t>
      </w:r>
      <w:proofErr w:type="spellStart"/>
      <w:r>
        <w:t>isp</w:t>
      </w:r>
      <w:proofErr w:type="spellEnd"/>
      <w:r>
        <w:t>"&gt;</w:t>
      </w:r>
      <w:proofErr w:type="spellStart"/>
      <w:r>
        <w:t>Исполнителю</w:t>
      </w:r>
      <w:proofErr w:type="spellEnd"/>
      <w:r>
        <w:t>&lt;/option&gt;</w:t>
      </w:r>
    </w:p>
    <w:p w:rsidR="00C92FEA" w:rsidRDefault="00C92FEA" w:rsidP="00C92FEA">
      <w:pPr>
        <w:pStyle w:val="af0"/>
      </w:pPr>
      <w:r>
        <w:t>&lt;option value="</w:t>
      </w:r>
      <w:proofErr w:type="spellStart"/>
      <w:r>
        <w:t>alb</w:t>
      </w:r>
      <w:proofErr w:type="spellEnd"/>
      <w:r>
        <w:t>"&gt;</w:t>
      </w:r>
      <w:proofErr w:type="spellStart"/>
      <w:r>
        <w:t>Альбомам</w:t>
      </w:r>
      <w:proofErr w:type="spellEnd"/>
      <w:r>
        <w:t>&lt;/option&gt;</w:t>
      </w:r>
    </w:p>
    <w:p w:rsidR="00C92FEA" w:rsidRDefault="00C92FEA" w:rsidP="00C92FEA">
      <w:pPr>
        <w:pStyle w:val="af0"/>
      </w:pPr>
      <w:r>
        <w:t>&lt;option value="gen"&gt;</w:t>
      </w:r>
      <w:proofErr w:type="spellStart"/>
      <w:r>
        <w:t>Жанрам</w:t>
      </w:r>
      <w:proofErr w:type="spellEnd"/>
      <w:r>
        <w:t>&lt;/option&gt;</w:t>
      </w:r>
    </w:p>
    <w:p w:rsidR="00C92FEA" w:rsidRDefault="00C92FEA" w:rsidP="00C92FEA">
      <w:pPr>
        <w:pStyle w:val="af0"/>
      </w:pPr>
      <w:r>
        <w:t>&lt;option value="comp"&gt;</w:t>
      </w:r>
      <w:proofErr w:type="spellStart"/>
      <w:r>
        <w:t>Композициям</w:t>
      </w:r>
      <w:proofErr w:type="spellEnd"/>
      <w:r>
        <w:t>&lt;/option&gt;</w:t>
      </w:r>
    </w:p>
    <w:p w:rsidR="00C92FEA" w:rsidRDefault="00C92FEA" w:rsidP="00C92FEA">
      <w:pPr>
        <w:pStyle w:val="af0"/>
      </w:pPr>
      <w:r>
        <w:t>&lt;/select&gt;&lt;/td&gt;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&gt;&lt;input type="text" value="</w:t>
      </w:r>
      <w:proofErr w:type="spellStart"/>
      <w:r>
        <w:t>Поиск</w:t>
      </w:r>
      <w:proofErr w:type="spellEnd"/>
      <w:r>
        <w:t>..." id="</w:t>
      </w:r>
      <w:proofErr w:type="spellStart"/>
      <w:r>
        <w:t>search_text</w:t>
      </w:r>
      <w:proofErr w:type="spellEnd"/>
      <w:r>
        <w:t>"/&gt;&lt;/td&gt;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td</w:t>
      </w:r>
      <w:proofErr w:type="gramEnd"/>
      <w:r>
        <w:t>&gt;&lt;input type="button" id="</w:t>
      </w:r>
      <w:proofErr w:type="spellStart"/>
      <w:r>
        <w:t>start_search_button</w:t>
      </w:r>
      <w:proofErr w:type="spellEnd"/>
      <w:r>
        <w:t>" value="</w:t>
      </w:r>
      <w:proofErr w:type="spellStart"/>
      <w:r>
        <w:t>Вперед</w:t>
      </w:r>
      <w:proofErr w:type="spellEnd"/>
      <w:r>
        <w:t>"/&gt;&lt;/td&gt;</w:t>
      </w:r>
    </w:p>
    <w:p w:rsidR="00C92FEA" w:rsidRDefault="00C92FEA" w:rsidP="00C92FEA">
      <w:pPr>
        <w:pStyle w:val="af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92FEA" w:rsidRDefault="00C92FEA" w:rsidP="00C92FEA">
      <w:pPr>
        <w:pStyle w:val="af0"/>
      </w:pPr>
      <w:r>
        <w:lastRenderedPageBreak/>
        <w:t>&lt;/table&gt;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&lt;div id="</w:t>
      </w:r>
      <w:proofErr w:type="spellStart"/>
      <w:r>
        <w:t>dynamic_content</w:t>
      </w:r>
      <w:proofErr w:type="spellEnd"/>
      <w:r>
        <w:t>" class="</w:t>
      </w:r>
      <w:proofErr w:type="spellStart"/>
      <w:r>
        <w:t>hide_div</w:t>
      </w:r>
      <w:proofErr w:type="spellEnd"/>
      <w:r>
        <w:t xml:space="preserve">"&gt; </w:t>
      </w:r>
      <w:proofErr w:type="spellStart"/>
      <w:r>
        <w:t>динамический</w:t>
      </w:r>
      <w:proofErr w:type="spellEnd"/>
      <w:r>
        <w:t xml:space="preserve"> </w:t>
      </w:r>
      <w:proofErr w:type="spellStart"/>
      <w:r>
        <w:t>контент</w:t>
      </w:r>
      <w:proofErr w:type="spellEnd"/>
      <w:r>
        <w:t>&lt;</w:t>
      </w:r>
      <w:proofErr w:type="spellStart"/>
      <w:r>
        <w:t>br</w:t>
      </w:r>
      <w:proofErr w:type="spellEnd"/>
      <w:r>
        <w:t>&gt;&lt;/div&gt;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&lt;/body&gt;</w:t>
      </w:r>
    </w:p>
    <w:p w:rsidR="00C92FEA" w:rsidRDefault="00C92FEA" w:rsidP="00C92FEA">
      <w:pPr>
        <w:pStyle w:val="af0"/>
      </w:pPr>
      <w:r>
        <w:t>&lt;/html&gt;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script</w:t>
      </w:r>
      <w:proofErr w:type="gramEnd"/>
      <w:r>
        <w:t>&gt;</w:t>
      </w:r>
    </w:p>
    <w:p w:rsidR="00C92FEA" w:rsidRDefault="00C92FEA" w:rsidP="00C92FEA">
      <w:pPr>
        <w:pStyle w:val="af0"/>
      </w:pPr>
      <w:r>
        <w:t>$(document).</w:t>
      </w:r>
      <w:proofErr w:type="gramStart"/>
      <w:r>
        <w:t>ready(</w:t>
      </w:r>
      <w:proofErr w:type="gramEnd"/>
      <w:r>
        <w:t>function(){</w:t>
      </w:r>
    </w:p>
    <w:p w:rsidR="00C92FEA" w:rsidRDefault="00C92FEA" w:rsidP="00C92FEA">
      <w:pPr>
        <w:pStyle w:val="af0"/>
      </w:pP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chlogin</w:t>
      </w:r>
      <w:proofErr w:type="spellEnd"/>
      <w:r>
        <w:t>=$.ajax({url:'includes/auth.php',method:'POST'});</w:t>
      </w:r>
    </w:p>
    <w:p w:rsidR="00C92FEA" w:rsidRDefault="00C92FEA" w:rsidP="00C92FEA">
      <w:pPr>
        <w:pStyle w:val="af0"/>
      </w:pPr>
      <w:r>
        <w:tab/>
      </w:r>
      <w:proofErr w:type="spellStart"/>
      <w:proofErr w:type="gramStart"/>
      <w:r>
        <w:t>chlogin.always</w:t>
      </w:r>
      <w:proofErr w:type="spellEnd"/>
      <w:r>
        <w:t>(</w:t>
      </w:r>
      <w:proofErr w:type="gramEnd"/>
      <w:r>
        <w:t>function(){</w:t>
      </w:r>
    </w:p>
    <w:p w:rsidR="00C92FEA" w:rsidRDefault="00C92FEA" w:rsidP="00C92FEA">
      <w:pPr>
        <w:pStyle w:val="af0"/>
      </w:pPr>
      <w:r>
        <w:tab/>
      </w:r>
      <w:proofErr w:type="gramStart"/>
      <w:r>
        <w:t>console.log(</w:t>
      </w:r>
      <w:proofErr w:type="spellStart"/>
      <w:proofErr w:type="gramEnd"/>
      <w:r>
        <w:t>chlogin</w:t>
      </w:r>
      <w:proofErr w:type="spellEnd"/>
      <w:r>
        <w:t>);</w:t>
      </w:r>
    </w:p>
    <w:p w:rsidR="00C92FEA" w:rsidRDefault="00C92FEA" w:rsidP="00C92FEA">
      <w:pPr>
        <w:pStyle w:val="af0"/>
      </w:pP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chlogin.responseText</w:t>
      </w:r>
      <w:proofErr w:type="spellEnd"/>
      <w:r>
        <w:t>=="1") {</w:t>
      </w:r>
      <w:r>
        <w:tab/>
      </w:r>
      <w:r>
        <w:tab/>
      </w:r>
      <w:r>
        <w:tab/>
      </w:r>
      <w:r>
        <w:tab/>
      </w:r>
    </w:p>
    <w:p w:rsidR="00C92FEA" w:rsidRDefault="00C92FEA" w:rsidP="00C92FEA">
      <w:pPr>
        <w:pStyle w:val="af0"/>
      </w:pPr>
      <w:r>
        <w:tab/>
      </w:r>
      <w:r>
        <w:tab/>
        <w:t>$("#</w:t>
      </w:r>
      <w:proofErr w:type="spellStart"/>
      <w:r>
        <w:t>index_navigation</w:t>
      </w:r>
      <w:proofErr w:type="spellEnd"/>
      <w:r>
        <w:t>").</w:t>
      </w:r>
      <w:proofErr w:type="gramStart"/>
      <w:r>
        <w:t>hide(</w:t>
      </w:r>
      <w:proofErr w:type="gramEnd"/>
      <w:r>
        <w:t>);</w:t>
      </w:r>
    </w:p>
    <w:p w:rsidR="00C92FEA" w:rsidRDefault="00C92FEA" w:rsidP="00C92FEA">
      <w:pPr>
        <w:pStyle w:val="af0"/>
      </w:pPr>
      <w:r>
        <w:tab/>
      </w:r>
      <w:r>
        <w:tab/>
        <w:t>$("#</w:t>
      </w:r>
      <w:proofErr w:type="spellStart"/>
      <w:r>
        <w:t>admin_navigation</w:t>
      </w:r>
      <w:proofErr w:type="spellEnd"/>
      <w:r>
        <w:t>").</w:t>
      </w:r>
      <w:proofErr w:type="gramStart"/>
      <w:r>
        <w:t>show(</w:t>
      </w:r>
      <w:proofErr w:type="gramEnd"/>
      <w:r>
        <w:t>);</w:t>
      </w:r>
      <w:r>
        <w:tab/>
      </w:r>
    </w:p>
    <w:p w:rsidR="00C92FEA" w:rsidRDefault="00C92FEA" w:rsidP="00C92FEA">
      <w:pPr>
        <w:pStyle w:val="af0"/>
      </w:pPr>
      <w:r>
        <w:tab/>
      </w:r>
      <w:r>
        <w:tab/>
        <w:t>$("#</w:t>
      </w:r>
      <w:proofErr w:type="spellStart"/>
      <w:r>
        <w:t>user_navigation</w:t>
      </w:r>
      <w:proofErr w:type="spellEnd"/>
      <w:r>
        <w:t>").</w:t>
      </w:r>
      <w:proofErr w:type="gramStart"/>
      <w:r>
        <w:t>show(</w:t>
      </w:r>
      <w:proofErr w:type="gramEnd"/>
      <w:r>
        <w:t>);</w:t>
      </w:r>
    </w:p>
    <w:p w:rsidR="00C92FEA" w:rsidRDefault="00C92FEA" w:rsidP="00C92FEA">
      <w:pPr>
        <w:pStyle w:val="af0"/>
      </w:pPr>
      <w:r>
        <w:tab/>
        <w:t>}</w:t>
      </w:r>
    </w:p>
    <w:p w:rsidR="00C92FEA" w:rsidRDefault="00C92FEA" w:rsidP="00C92FEA">
      <w:pPr>
        <w:pStyle w:val="af0"/>
      </w:pPr>
      <w:r>
        <w:tab/>
      </w:r>
      <w:proofErr w:type="gramStart"/>
      <w:r>
        <w:t>if(</w:t>
      </w:r>
      <w:proofErr w:type="spellStart"/>
      <w:proofErr w:type="gramEnd"/>
      <w:r>
        <w:t>chlogin.responseText</w:t>
      </w:r>
      <w:proofErr w:type="spellEnd"/>
      <w:r>
        <w:t>=="0"){</w:t>
      </w:r>
    </w:p>
    <w:p w:rsidR="00C92FEA" w:rsidRDefault="00C92FEA" w:rsidP="00C92FEA">
      <w:pPr>
        <w:pStyle w:val="af0"/>
      </w:pPr>
      <w:r>
        <w:tab/>
      </w:r>
      <w:r>
        <w:tab/>
        <w:t>$("#</w:t>
      </w:r>
      <w:proofErr w:type="spellStart"/>
      <w:r>
        <w:t>index_navigation</w:t>
      </w:r>
      <w:proofErr w:type="spellEnd"/>
      <w:r>
        <w:t>").</w:t>
      </w:r>
      <w:proofErr w:type="gramStart"/>
      <w:r>
        <w:t>hide(</w:t>
      </w:r>
      <w:proofErr w:type="gramEnd"/>
      <w:r>
        <w:t>);</w:t>
      </w:r>
    </w:p>
    <w:p w:rsidR="00C92FEA" w:rsidRDefault="00C92FEA" w:rsidP="00C92FEA">
      <w:pPr>
        <w:pStyle w:val="af0"/>
      </w:pPr>
      <w:r>
        <w:tab/>
      </w:r>
      <w:r>
        <w:tab/>
        <w:t>$("#</w:t>
      </w:r>
      <w:proofErr w:type="spellStart"/>
      <w:r>
        <w:t>admin_navigation</w:t>
      </w:r>
      <w:proofErr w:type="spellEnd"/>
      <w:r>
        <w:t>").</w:t>
      </w:r>
      <w:proofErr w:type="gramStart"/>
      <w:r>
        <w:t>hide(</w:t>
      </w:r>
      <w:proofErr w:type="gramEnd"/>
      <w:r>
        <w:t>);</w:t>
      </w:r>
      <w:r>
        <w:tab/>
      </w:r>
    </w:p>
    <w:p w:rsidR="00C92FEA" w:rsidRDefault="00C92FEA" w:rsidP="00C92FEA">
      <w:pPr>
        <w:pStyle w:val="af0"/>
      </w:pPr>
      <w:r>
        <w:tab/>
      </w:r>
      <w:r>
        <w:tab/>
        <w:t>$("#</w:t>
      </w:r>
      <w:proofErr w:type="spellStart"/>
      <w:r>
        <w:t>user_navigation</w:t>
      </w:r>
      <w:proofErr w:type="spellEnd"/>
      <w:r>
        <w:t>").</w:t>
      </w:r>
      <w:proofErr w:type="gramStart"/>
      <w:r>
        <w:t>show(</w:t>
      </w:r>
      <w:proofErr w:type="gramEnd"/>
      <w:r>
        <w:t>);</w:t>
      </w:r>
      <w:r>
        <w:tab/>
      </w:r>
    </w:p>
    <w:p w:rsidR="00C92FEA" w:rsidRDefault="00C92FEA" w:rsidP="00C92FEA">
      <w:pPr>
        <w:pStyle w:val="af0"/>
      </w:pPr>
      <w:r>
        <w:tab/>
        <w:t>}</w:t>
      </w:r>
      <w:r>
        <w:tab/>
      </w:r>
      <w:r>
        <w:tab/>
      </w:r>
      <w:r>
        <w:tab/>
      </w:r>
    </w:p>
    <w:p w:rsidR="00C92FEA" w:rsidRDefault="00C92FEA" w:rsidP="00C92FEA">
      <w:pPr>
        <w:pStyle w:val="af0"/>
      </w:pPr>
      <w:r>
        <w:tab/>
        <w:t>});</w:t>
      </w:r>
    </w:p>
    <w:p w:rsidR="00C92FEA" w:rsidRDefault="00C92FEA" w:rsidP="00C92FEA">
      <w:pPr>
        <w:pStyle w:val="af0"/>
      </w:pPr>
      <w:r>
        <w:t>});</w:t>
      </w:r>
      <w:r>
        <w:tab/>
      </w:r>
    </w:p>
    <w:p w:rsidR="00C92FEA" w:rsidRDefault="00C92FEA" w:rsidP="00C92FEA">
      <w:pPr>
        <w:pStyle w:val="af0"/>
      </w:pPr>
      <w:r>
        <w:t>&lt;/script&gt;</w:t>
      </w:r>
    </w:p>
    <w:p w:rsidR="00C92FEA" w:rsidRDefault="00C92FEA" w:rsidP="00C92FEA">
      <w:pPr>
        <w:pStyle w:val="af0"/>
      </w:pPr>
      <w:r>
        <w:t xml:space="preserve">&lt;script </w:t>
      </w:r>
      <w:proofErr w:type="spellStart"/>
      <w:r>
        <w:t>src</w:t>
      </w:r>
      <w:proofErr w:type="spellEnd"/>
      <w:r>
        <w:t>="script.js"&gt;&lt;/script&gt;</w:t>
      </w:r>
    </w:p>
    <w:p w:rsidR="00C92FEA" w:rsidRDefault="00C92FEA" w:rsidP="00C92FEA">
      <w:pPr>
        <w:pStyle w:val="af0"/>
      </w:pPr>
      <w:r>
        <w:t>&lt;</w:t>
      </w:r>
      <w:proofErr w:type="gramStart"/>
      <w:r>
        <w:t>script</w:t>
      </w:r>
      <w:proofErr w:type="gramEnd"/>
      <w:r>
        <w:t>&gt;</w:t>
      </w:r>
    </w:p>
    <w:p w:rsidR="00C92FEA" w:rsidRDefault="00C92FEA" w:rsidP="00C92FEA">
      <w:pPr>
        <w:pStyle w:val="af0"/>
      </w:pPr>
      <w:proofErr w:type="spellStart"/>
      <w:proofErr w:type="gramStart"/>
      <w:r>
        <w:t>audiojs.events.ready</w:t>
      </w:r>
      <w:proofErr w:type="spellEnd"/>
      <w:r>
        <w:t>(</w:t>
      </w:r>
      <w:proofErr w:type="gramEnd"/>
      <w:r>
        <w:t>function() {</w:t>
      </w:r>
    </w:p>
    <w:p w:rsidR="00C92FEA" w:rsidRDefault="00C92FEA" w:rsidP="00C92FEA">
      <w:pPr>
        <w:pStyle w:val="af0"/>
      </w:pP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as = </w:t>
      </w:r>
      <w:proofErr w:type="spellStart"/>
      <w:r>
        <w:t>audiojs.createAll</w:t>
      </w:r>
      <w:proofErr w:type="spellEnd"/>
      <w:r>
        <w:t>();</w:t>
      </w:r>
    </w:p>
    <w:p w:rsidR="00C92FEA" w:rsidRDefault="00C92FEA" w:rsidP="00C92FEA">
      <w:pPr>
        <w:pStyle w:val="af0"/>
      </w:pPr>
      <w:r>
        <w:t>});</w:t>
      </w:r>
    </w:p>
    <w:p w:rsidR="00C3583A" w:rsidRDefault="00C92FEA" w:rsidP="00C3583A">
      <w:pPr>
        <w:pStyle w:val="af0"/>
      </w:pPr>
      <w:r>
        <w:t>&lt;/script&gt;</w:t>
      </w:r>
    </w:p>
    <w:p w:rsidR="00E660E5" w:rsidRPr="002A68AE" w:rsidRDefault="00C3583A" w:rsidP="00E660E5">
      <w:pPr>
        <w:pStyle w:val="14"/>
        <w:spacing w:line="480" w:lineRule="auto"/>
        <w:jc w:val="center"/>
        <w:rPr>
          <w:lang w:val="en-US"/>
        </w:rPr>
      </w:pPr>
      <w:r>
        <w:t>Стили</w:t>
      </w:r>
      <w:r w:rsidRPr="002A68AE">
        <w:rPr>
          <w:lang w:val="en-US"/>
        </w:rPr>
        <w:t xml:space="preserve"> CSS</w:t>
      </w:r>
    </w:p>
    <w:p w:rsidR="00E660E5" w:rsidRPr="00E660E5" w:rsidRDefault="00E660E5" w:rsidP="00E660E5">
      <w:pPr>
        <w:pStyle w:val="af0"/>
      </w:pPr>
      <w:proofErr w:type="spellStart"/>
      <w:proofErr w:type="gramStart"/>
      <w:r w:rsidRPr="00E660E5">
        <w:t>html,</w:t>
      </w:r>
      <w:proofErr w:type="gramEnd"/>
      <w:r w:rsidRPr="00E660E5">
        <w:t>body</w:t>
      </w:r>
      <w:proofErr w:type="spellEnd"/>
      <w:r w:rsidRPr="00E660E5">
        <w:t xml:space="preserve"> {</w:t>
      </w:r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height:</w:t>
      </w:r>
      <w:proofErr w:type="gramEnd"/>
      <w:r w:rsidRPr="00E660E5">
        <w:t>100% !important;</w:t>
      </w:r>
    </w:p>
    <w:p w:rsidR="00E660E5" w:rsidRPr="00E660E5" w:rsidRDefault="00E660E5" w:rsidP="00E660E5">
      <w:pPr>
        <w:pStyle w:val="af0"/>
      </w:pPr>
      <w:r w:rsidRPr="00E660E5">
        <w:t xml:space="preserve">    </w:t>
      </w:r>
      <w:proofErr w:type="gramStart"/>
      <w:r w:rsidRPr="00E660E5">
        <w:t>font-family</w:t>
      </w:r>
      <w:proofErr w:type="gramEnd"/>
      <w:r w:rsidRPr="00E660E5">
        <w:t>: Arial, sans-serif;</w:t>
      </w:r>
    </w:p>
    <w:p w:rsidR="00E660E5" w:rsidRPr="00E660E5" w:rsidRDefault="00E660E5" w:rsidP="00E660E5">
      <w:pPr>
        <w:pStyle w:val="af0"/>
      </w:pPr>
      <w:r w:rsidRPr="00E660E5">
        <w:t xml:space="preserve">    </w:t>
      </w:r>
      <w:proofErr w:type="gramStart"/>
      <w:r w:rsidRPr="00E660E5">
        <w:t>font-size</w:t>
      </w:r>
      <w:proofErr w:type="gramEnd"/>
      <w:r w:rsidRPr="00E660E5">
        <w:t xml:space="preserve">: 14px; </w:t>
      </w:r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margin</w:t>
      </w:r>
      <w:proofErr w:type="gramEnd"/>
      <w:r w:rsidRPr="00E660E5">
        <w:t>: 0 10% 0 !important;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proofErr w:type="gramStart"/>
      <w:r w:rsidRPr="00E660E5">
        <w:t>body{</w:t>
      </w:r>
      <w:proofErr w:type="gramEnd"/>
      <w:r w:rsidRPr="00E660E5">
        <w:t>border-left: 1px solid #FE9798;</w:t>
      </w:r>
    </w:p>
    <w:p w:rsidR="00E660E5" w:rsidRPr="00E660E5" w:rsidRDefault="00E660E5" w:rsidP="00E660E5">
      <w:pPr>
        <w:pStyle w:val="af0"/>
      </w:pPr>
      <w:r w:rsidRPr="00E660E5">
        <w:tab/>
        <w:t xml:space="preserve"> </w:t>
      </w:r>
      <w:proofErr w:type="gramStart"/>
      <w:r w:rsidRPr="00E660E5">
        <w:t>border-right:</w:t>
      </w:r>
      <w:proofErr w:type="gramEnd"/>
      <w:r w:rsidRPr="00E660E5">
        <w:t>1px solid #FE9798;}</w:t>
      </w:r>
    </w:p>
    <w:p w:rsidR="00E660E5" w:rsidRPr="00E660E5" w:rsidRDefault="00E660E5" w:rsidP="00E660E5">
      <w:pPr>
        <w:pStyle w:val="af0"/>
      </w:pPr>
      <w:proofErr w:type="gramStart"/>
      <w:r w:rsidRPr="00E660E5">
        <w:t>td{</w:t>
      </w:r>
      <w:proofErr w:type="gramEnd"/>
      <w:r w:rsidRPr="00E660E5">
        <w:t>padding-left: 0 !important;</w:t>
      </w:r>
    </w:p>
    <w:p w:rsidR="00E660E5" w:rsidRPr="00E660E5" w:rsidRDefault="00E660E5" w:rsidP="00E660E5">
      <w:pPr>
        <w:pStyle w:val="af0"/>
      </w:pPr>
      <w:proofErr w:type="gramStart"/>
      <w:r w:rsidRPr="00E660E5">
        <w:t>padding-right</w:t>
      </w:r>
      <w:proofErr w:type="gramEnd"/>
      <w:r w:rsidRPr="00E660E5">
        <w:t>: : 0 !important;}</w:t>
      </w:r>
    </w:p>
    <w:p w:rsidR="00E660E5" w:rsidRPr="00E660E5" w:rsidRDefault="00E660E5" w:rsidP="00E660E5">
      <w:pPr>
        <w:pStyle w:val="af0"/>
      </w:pPr>
      <w:r w:rsidRPr="00E660E5">
        <w:t>.</w:t>
      </w:r>
      <w:proofErr w:type="gramStart"/>
      <w:r w:rsidRPr="00E660E5">
        <w:t>player{</w:t>
      </w:r>
      <w:proofErr w:type="gramEnd"/>
      <w:r w:rsidRPr="00E660E5">
        <w:t xml:space="preserve">width:10%; </w:t>
      </w:r>
    </w:p>
    <w:p w:rsidR="00E660E5" w:rsidRPr="00E660E5" w:rsidRDefault="00E660E5" w:rsidP="00E660E5">
      <w:pPr>
        <w:pStyle w:val="af0"/>
      </w:pPr>
      <w:r w:rsidRPr="00E660E5">
        <w:tab/>
      </w:r>
      <w:r w:rsidRPr="00E660E5">
        <w:tab/>
      </w:r>
      <w:proofErr w:type="gramStart"/>
      <w:r w:rsidRPr="00E660E5">
        <w:t>height:</w:t>
      </w:r>
      <w:proofErr w:type="gramEnd"/>
      <w:r w:rsidRPr="00E660E5">
        <w:t>10%;}</w:t>
      </w:r>
    </w:p>
    <w:p w:rsidR="00E660E5" w:rsidRPr="00E660E5" w:rsidRDefault="00E660E5" w:rsidP="00E660E5">
      <w:pPr>
        <w:pStyle w:val="af0"/>
      </w:pPr>
      <w:r w:rsidRPr="00E660E5">
        <w:t>#</w:t>
      </w:r>
      <w:proofErr w:type="spellStart"/>
      <w:r w:rsidRPr="00E660E5">
        <w:t>reg_</w:t>
      </w:r>
      <w:proofErr w:type="gramStart"/>
      <w:r w:rsidRPr="00E660E5">
        <w:t>div</w:t>
      </w:r>
      <w:proofErr w:type="spellEnd"/>
      <w:r w:rsidRPr="00E660E5">
        <w:t>{</w:t>
      </w:r>
      <w:proofErr w:type="gramEnd"/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background-color</w:t>
      </w:r>
      <w:proofErr w:type="gramEnd"/>
      <w:r w:rsidRPr="00E660E5">
        <w:t>: #EEF;</w:t>
      </w:r>
    </w:p>
    <w:p w:rsidR="00E660E5" w:rsidRPr="00E660E5" w:rsidRDefault="00E660E5" w:rsidP="00E660E5">
      <w:pPr>
        <w:pStyle w:val="af0"/>
      </w:pPr>
      <w:r w:rsidRPr="00E660E5">
        <w:t xml:space="preserve">    </w:t>
      </w:r>
      <w:proofErr w:type="gramStart"/>
      <w:r w:rsidRPr="00E660E5">
        <w:t>border</w:t>
      </w:r>
      <w:proofErr w:type="gramEnd"/>
      <w:r w:rsidRPr="00E660E5">
        <w:t xml:space="preserve">: 1px solid #FE9798; </w:t>
      </w:r>
    </w:p>
    <w:p w:rsidR="00E660E5" w:rsidRPr="00E660E5" w:rsidRDefault="00E660E5" w:rsidP="00E660E5">
      <w:pPr>
        <w:pStyle w:val="af0"/>
      </w:pPr>
      <w:r w:rsidRPr="00E660E5">
        <w:t xml:space="preserve">    </w:t>
      </w:r>
      <w:proofErr w:type="gramStart"/>
      <w:r w:rsidRPr="00E660E5">
        <w:t>padding-bottom</w:t>
      </w:r>
      <w:proofErr w:type="gramEnd"/>
      <w:r w:rsidRPr="00E660E5">
        <w:t>: 7%;</w:t>
      </w:r>
    </w:p>
    <w:p w:rsidR="00E660E5" w:rsidRPr="00E660E5" w:rsidRDefault="00E660E5" w:rsidP="00E660E5">
      <w:pPr>
        <w:pStyle w:val="af0"/>
      </w:pPr>
      <w:r w:rsidRPr="00E660E5">
        <w:t xml:space="preserve">    </w:t>
      </w:r>
      <w:proofErr w:type="gramStart"/>
      <w:r w:rsidRPr="00E660E5">
        <w:t>padding-top</w:t>
      </w:r>
      <w:proofErr w:type="gramEnd"/>
      <w:r w:rsidRPr="00E660E5">
        <w:t>: 7%;</w:t>
      </w:r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padding-left</w:t>
      </w:r>
      <w:proofErr w:type="gramEnd"/>
      <w:r w:rsidRPr="00E660E5">
        <w:t>: 30%;</w:t>
      </w:r>
    </w:p>
    <w:p w:rsidR="00E660E5" w:rsidRPr="00E660E5" w:rsidRDefault="00E660E5" w:rsidP="00E660E5">
      <w:pPr>
        <w:pStyle w:val="af0"/>
      </w:pPr>
      <w:r w:rsidRPr="00E660E5">
        <w:lastRenderedPageBreak/>
        <w:t>}</w:t>
      </w:r>
    </w:p>
    <w:p w:rsidR="00E660E5" w:rsidRPr="00E660E5" w:rsidRDefault="00E660E5" w:rsidP="00E660E5">
      <w:pPr>
        <w:pStyle w:val="af0"/>
      </w:pPr>
      <w:r w:rsidRPr="00E660E5">
        <w:t>#</w:t>
      </w:r>
      <w:proofErr w:type="spellStart"/>
      <w:r w:rsidRPr="00E660E5">
        <w:t>login_</w:t>
      </w:r>
      <w:proofErr w:type="gramStart"/>
      <w:r w:rsidRPr="00E660E5">
        <w:t>div</w:t>
      </w:r>
      <w:proofErr w:type="spellEnd"/>
      <w:r w:rsidRPr="00E660E5">
        <w:t>{</w:t>
      </w:r>
      <w:proofErr w:type="gramEnd"/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background-color</w:t>
      </w:r>
      <w:proofErr w:type="gramEnd"/>
      <w:r w:rsidRPr="00E660E5">
        <w:t>: #EEF;</w:t>
      </w:r>
    </w:p>
    <w:p w:rsidR="00E660E5" w:rsidRPr="00E660E5" w:rsidRDefault="00E660E5" w:rsidP="00E660E5">
      <w:pPr>
        <w:pStyle w:val="af0"/>
      </w:pPr>
      <w:r w:rsidRPr="00E660E5">
        <w:t xml:space="preserve">    </w:t>
      </w:r>
      <w:proofErr w:type="gramStart"/>
      <w:r w:rsidRPr="00E660E5">
        <w:t>border</w:t>
      </w:r>
      <w:proofErr w:type="gramEnd"/>
      <w:r w:rsidRPr="00E660E5">
        <w:t xml:space="preserve">: 1px solid #FE9798; </w:t>
      </w:r>
    </w:p>
    <w:p w:rsidR="00E660E5" w:rsidRPr="00E660E5" w:rsidRDefault="00E660E5" w:rsidP="00E660E5">
      <w:pPr>
        <w:pStyle w:val="af0"/>
      </w:pPr>
      <w:r w:rsidRPr="00E660E5">
        <w:t xml:space="preserve">    </w:t>
      </w:r>
      <w:proofErr w:type="gramStart"/>
      <w:r w:rsidRPr="00E660E5">
        <w:t>padding-bottom</w:t>
      </w:r>
      <w:proofErr w:type="gramEnd"/>
      <w:r w:rsidRPr="00E660E5">
        <w:t>: 7%;</w:t>
      </w:r>
    </w:p>
    <w:p w:rsidR="00E660E5" w:rsidRPr="00E660E5" w:rsidRDefault="00E660E5" w:rsidP="00E660E5">
      <w:pPr>
        <w:pStyle w:val="af0"/>
      </w:pPr>
      <w:r w:rsidRPr="00E660E5">
        <w:t xml:space="preserve">    </w:t>
      </w:r>
      <w:proofErr w:type="gramStart"/>
      <w:r w:rsidRPr="00E660E5">
        <w:t>padding-top</w:t>
      </w:r>
      <w:proofErr w:type="gramEnd"/>
      <w:r w:rsidRPr="00E660E5">
        <w:t>: 7%;</w:t>
      </w:r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padding-left</w:t>
      </w:r>
      <w:proofErr w:type="gramEnd"/>
      <w:r w:rsidRPr="00E660E5">
        <w:t>: 30%;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.</w:t>
      </w:r>
      <w:proofErr w:type="gramStart"/>
      <w:r w:rsidRPr="00E660E5">
        <w:t>well{</w:t>
      </w:r>
      <w:proofErr w:type="gramEnd"/>
      <w:r w:rsidRPr="00E660E5">
        <w:t>margin-bottom: 1% !important;</w:t>
      </w:r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padding</w:t>
      </w:r>
      <w:proofErr w:type="gramEnd"/>
      <w:r w:rsidRPr="00E660E5">
        <w:t>: 2% !important;}</w:t>
      </w:r>
    </w:p>
    <w:p w:rsidR="00E660E5" w:rsidRPr="00E660E5" w:rsidRDefault="00E660E5" w:rsidP="00E660E5">
      <w:pPr>
        <w:pStyle w:val="af0"/>
      </w:pPr>
      <w:r w:rsidRPr="00E660E5">
        <w:t>.</w:t>
      </w:r>
      <w:proofErr w:type="spellStart"/>
      <w:r w:rsidRPr="00E660E5">
        <w:t>inv_</w:t>
      </w:r>
      <w:proofErr w:type="gramStart"/>
      <w:r w:rsidRPr="00E660E5">
        <w:t>table</w:t>
      </w:r>
      <w:proofErr w:type="spellEnd"/>
      <w:r w:rsidRPr="00E660E5">
        <w:t>{</w:t>
      </w:r>
      <w:proofErr w:type="gramEnd"/>
      <w:r w:rsidRPr="00E660E5">
        <w:t>width: 70%;}</w:t>
      </w:r>
    </w:p>
    <w:p w:rsidR="00E660E5" w:rsidRPr="00E660E5" w:rsidRDefault="00E660E5" w:rsidP="00E660E5">
      <w:pPr>
        <w:pStyle w:val="af0"/>
      </w:pPr>
      <w:r w:rsidRPr="00E660E5">
        <w:t>.inv_</w:t>
      </w:r>
      <w:proofErr w:type="gramStart"/>
      <w:r w:rsidRPr="00E660E5">
        <w:t>table1{</w:t>
      </w:r>
      <w:proofErr w:type="gramEnd"/>
      <w:r w:rsidRPr="00E660E5">
        <w:t>width: 100%;}</w:t>
      </w:r>
    </w:p>
    <w:p w:rsidR="00E660E5" w:rsidRPr="00E660E5" w:rsidRDefault="00E660E5" w:rsidP="00E660E5">
      <w:pPr>
        <w:pStyle w:val="af0"/>
      </w:pPr>
      <w:r w:rsidRPr="00E660E5">
        <w:t>.</w:t>
      </w:r>
      <w:proofErr w:type="spellStart"/>
      <w:r w:rsidRPr="00E660E5">
        <w:t>btn</w:t>
      </w:r>
      <w:proofErr w:type="spellEnd"/>
      <w:r w:rsidRPr="00E660E5">
        <w:t>-</w:t>
      </w:r>
      <w:proofErr w:type="gramStart"/>
      <w:r w:rsidRPr="00E660E5">
        <w:t>link{</w:t>
      </w:r>
      <w:proofErr w:type="gramEnd"/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padding-top</w:t>
      </w:r>
      <w:proofErr w:type="gramEnd"/>
      <w:r w:rsidRPr="00E660E5">
        <w:t>: 0 !important;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.</w:t>
      </w:r>
      <w:proofErr w:type="spellStart"/>
      <w:r w:rsidRPr="00E660E5">
        <w:t>search_</w:t>
      </w:r>
      <w:proofErr w:type="gramStart"/>
      <w:r w:rsidRPr="00E660E5">
        <w:t>t</w:t>
      </w:r>
      <w:proofErr w:type="spellEnd"/>
      <w:r w:rsidRPr="00E660E5">
        <w:t>{</w:t>
      </w:r>
      <w:proofErr w:type="gramEnd"/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width</w:t>
      </w:r>
      <w:proofErr w:type="gramEnd"/>
      <w:r w:rsidRPr="00E660E5">
        <w:t>: 100%;</w:t>
      </w:r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margin-top:</w:t>
      </w:r>
      <w:proofErr w:type="gramEnd"/>
      <w:r w:rsidRPr="00E660E5">
        <w:t>1%;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.</w:t>
      </w:r>
      <w:proofErr w:type="spellStart"/>
      <w:r w:rsidRPr="00E660E5">
        <w:t>hide_</w:t>
      </w:r>
      <w:proofErr w:type="gramStart"/>
      <w:r w:rsidRPr="00E660E5">
        <w:t>div</w:t>
      </w:r>
      <w:proofErr w:type="spellEnd"/>
      <w:r w:rsidRPr="00E660E5">
        <w:t>{</w:t>
      </w:r>
      <w:proofErr w:type="gramEnd"/>
    </w:p>
    <w:p w:rsidR="00E660E5" w:rsidRPr="00E660E5" w:rsidRDefault="00E660E5" w:rsidP="00E660E5">
      <w:pPr>
        <w:pStyle w:val="af0"/>
      </w:pPr>
      <w:r w:rsidRPr="00E660E5">
        <w:tab/>
      </w:r>
      <w:proofErr w:type="spellStart"/>
      <w:proofErr w:type="gramStart"/>
      <w:r w:rsidRPr="00E660E5">
        <w:t>display:</w:t>
      </w:r>
      <w:proofErr w:type="gramEnd"/>
      <w:r w:rsidRPr="00E660E5">
        <w:t>none</w:t>
      </w:r>
      <w:proofErr w:type="spellEnd"/>
      <w:r w:rsidRPr="00E660E5">
        <w:t>;</w:t>
      </w:r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padding</w:t>
      </w:r>
      <w:proofErr w:type="gramEnd"/>
      <w:r w:rsidRPr="00E660E5">
        <w:t>: 1%;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.</w:t>
      </w:r>
      <w:proofErr w:type="spellStart"/>
      <w:r w:rsidRPr="00E660E5">
        <w:t>btn</w:t>
      </w:r>
      <w:proofErr w:type="spellEnd"/>
      <w:r w:rsidRPr="00E660E5">
        <w:t>-</w:t>
      </w:r>
      <w:proofErr w:type="gramStart"/>
      <w:r w:rsidRPr="00E660E5">
        <w:t>default{</w:t>
      </w:r>
      <w:proofErr w:type="gramEnd"/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margin-top</w:t>
      </w:r>
      <w:proofErr w:type="gramEnd"/>
      <w:r w:rsidRPr="00E660E5">
        <w:t>: 10% !important;</w:t>
      </w:r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margin-bottom</w:t>
      </w:r>
      <w:proofErr w:type="gramEnd"/>
      <w:r w:rsidRPr="00E660E5">
        <w:t>: 0px !important;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#</w:t>
      </w:r>
      <w:proofErr w:type="spellStart"/>
      <w:r w:rsidRPr="00E660E5">
        <w:t>admin_</w:t>
      </w:r>
      <w:proofErr w:type="gramStart"/>
      <w:r w:rsidRPr="00E660E5">
        <w:t>page</w:t>
      </w:r>
      <w:proofErr w:type="spellEnd"/>
      <w:r w:rsidRPr="00E660E5">
        <w:t>{</w:t>
      </w:r>
      <w:proofErr w:type="gramEnd"/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padding</w:t>
      </w:r>
      <w:proofErr w:type="gramEnd"/>
      <w:r w:rsidRPr="00E660E5">
        <w:t>: 3%;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#</w:t>
      </w:r>
      <w:proofErr w:type="gramStart"/>
      <w:r w:rsidRPr="00E660E5">
        <w:t>main{</w:t>
      </w:r>
      <w:proofErr w:type="gramEnd"/>
    </w:p>
    <w:p w:rsidR="00E660E5" w:rsidRPr="00E660E5" w:rsidRDefault="00E660E5" w:rsidP="00E660E5">
      <w:pPr>
        <w:pStyle w:val="af0"/>
      </w:pPr>
      <w:proofErr w:type="gramStart"/>
      <w:r w:rsidRPr="00E660E5">
        <w:t>min-height</w:t>
      </w:r>
      <w:proofErr w:type="gramEnd"/>
      <w:r w:rsidRPr="00E660E5">
        <w:t>: 100%;</w:t>
      </w:r>
    </w:p>
    <w:p w:rsidR="00E660E5" w:rsidRPr="00E660E5" w:rsidRDefault="00E660E5" w:rsidP="00E660E5">
      <w:pPr>
        <w:pStyle w:val="af0"/>
      </w:pPr>
      <w:proofErr w:type="gramStart"/>
      <w:r w:rsidRPr="00E660E5">
        <w:t>background</w:t>
      </w:r>
      <w:proofErr w:type="gramEnd"/>
      <w:r w:rsidRPr="00E660E5">
        <w:t>: #F5DEB3;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#header {</w:t>
      </w:r>
    </w:p>
    <w:p w:rsidR="00E660E5" w:rsidRPr="00E660E5" w:rsidRDefault="00E660E5" w:rsidP="00E660E5">
      <w:pPr>
        <w:pStyle w:val="af0"/>
      </w:pPr>
      <w:r w:rsidRPr="00E660E5">
        <w:t xml:space="preserve">    </w:t>
      </w:r>
      <w:proofErr w:type="gramStart"/>
      <w:r w:rsidRPr="00E660E5">
        <w:t>background-image</w:t>
      </w:r>
      <w:proofErr w:type="gramEnd"/>
      <w:r w:rsidRPr="00E660E5">
        <w:t>: url(http://beloweb.ru/wp-content/uploads/2012/08/ephemeral_header03.jpg);</w:t>
      </w:r>
    </w:p>
    <w:p w:rsidR="00E660E5" w:rsidRPr="00E660E5" w:rsidRDefault="00E660E5" w:rsidP="00E660E5">
      <w:pPr>
        <w:pStyle w:val="af0"/>
      </w:pPr>
      <w:r w:rsidRPr="00E660E5">
        <w:t xml:space="preserve">    </w:t>
      </w:r>
      <w:proofErr w:type="gramStart"/>
      <w:r w:rsidRPr="00E660E5">
        <w:t>background-size</w:t>
      </w:r>
      <w:proofErr w:type="gramEnd"/>
      <w:r w:rsidRPr="00E660E5">
        <w:t>: 100% 100%;</w:t>
      </w:r>
    </w:p>
    <w:p w:rsidR="00E660E5" w:rsidRPr="00E660E5" w:rsidRDefault="00E660E5" w:rsidP="00E660E5">
      <w:pPr>
        <w:pStyle w:val="af0"/>
      </w:pPr>
      <w:r w:rsidRPr="00E660E5">
        <w:t xml:space="preserve">    </w:t>
      </w:r>
      <w:proofErr w:type="gramStart"/>
      <w:r w:rsidRPr="00E660E5">
        <w:t>width</w:t>
      </w:r>
      <w:proofErr w:type="gramEnd"/>
      <w:r w:rsidRPr="00E660E5">
        <w:t>: 100%;</w:t>
      </w:r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height</w:t>
      </w:r>
      <w:proofErr w:type="gramEnd"/>
      <w:r w:rsidRPr="00E660E5">
        <w:t>: 15%;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#</w:t>
      </w:r>
      <w:proofErr w:type="spellStart"/>
      <w:proofErr w:type="gramStart"/>
      <w:r w:rsidRPr="00E660E5">
        <w:t>conteiner</w:t>
      </w:r>
      <w:proofErr w:type="spellEnd"/>
      <w:r w:rsidRPr="00E660E5">
        <w:t>{</w:t>
      </w:r>
      <w:proofErr w:type="gramEnd"/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top:</w:t>
      </w:r>
      <w:proofErr w:type="gramEnd"/>
      <w:r w:rsidRPr="00E660E5">
        <w:t>20px;</w:t>
      </w:r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bottom:</w:t>
      </w:r>
      <w:proofErr w:type="gramEnd"/>
      <w:r w:rsidRPr="00E660E5">
        <w:t>20px;</w:t>
      </w:r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min-height:</w:t>
      </w:r>
      <w:proofErr w:type="gramEnd"/>
      <w:r w:rsidRPr="00E660E5">
        <w:t>100%;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#navigation {</w:t>
      </w:r>
    </w:p>
    <w:p w:rsidR="00E660E5" w:rsidRPr="00E660E5" w:rsidRDefault="00E660E5" w:rsidP="00E660E5">
      <w:pPr>
        <w:pStyle w:val="af0"/>
      </w:pPr>
      <w:r w:rsidRPr="00E660E5">
        <w:t xml:space="preserve">     </w:t>
      </w:r>
      <w:proofErr w:type="gramStart"/>
      <w:r w:rsidRPr="00E660E5">
        <w:t>background</w:t>
      </w:r>
      <w:proofErr w:type="gramEnd"/>
      <w:r w:rsidRPr="00E660E5">
        <w:t>: #FE9798;</w:t>
      </w:r>
    </w:p>
    <w:p w:rsidR="00E660E5" w:rsidRPr="00E660E5" w:rsidRDefault="00E660E5" w:rsidP="00E660E5">
      <w:pPr>
        <w:pStyle w:val="af0"/>
      </w:pPr>
      <w:r w:rsidRPr="00E660E5">
        <w:t xml:space="preserve">     </w:t>
      </w:r>
      <w:proofErr w:type="gramStart"/>
      <w:r w:rsidRPr="00E660E5">
        <w:t>width</w:t>
      </w:r>
      <w:proofErr w:type="gramEnd"/>
      <w:r w:rsidRPr="00E660E5">
        <w:t>: 100%;</w:t>
      </w:r>
    </w:p>
    <w:p w:rsidR="00E660E5" w:rsidRPr="00E660E5" w:rsidRDefault="00E660E5" w:rsidP="00E660E5">
      <w:pPr>
        <w:pStyle w:val="af0"/>
      </w:pPr>
      <w:r w:rsidRPr="00E660E5">
        <w:tab/>
        <w:t xml:space="preserve"> </w:t>
      </w:r>
      <w:proofErr w:type="gramStart"/>
      <w:r w:rsidRPr="00E660E5">
        <w:t>height</w:t>
      </w:r>
      <w:proofErr w:type="gramEnd"/>
      <w:r w:rsidRPr="00E660E5">
        <w:t>: 4%;</w:t>
      </w:r>
    </w:p>
    <w:p w:rsidR="00E660E5" w:rsidRPr="00E660E5" w:rsidRDefault="00E660E5" w:rsidP="00E660E5">
      <w:pPr>
        <w:pStyle w:val="af0"/>
      </w:pPr>
      <w:r w:rsidRPr="00E660E5">
        <w:tab/>
        <w:t xml:space="preserve"> </w:t>
      </w:r>
      <w:proofErr w:type="gramStart"/>
      <w:r w:rsidRPr="00E660E5">
        <w:t>background</w:t>
      </w:r>
      <w:proofErr w:type="gramEnd"/>
      <w:r w:rsidRPr="00E660E5">
        <w:t>: linear-gradient(#f9e8d0,#f0cd4e);</w:t>
      </w:r>
    </w:p>
    <w:p w:rsidR="00E660E5" w:rsidRPr="00E660E5" w:rsidRDefault="00E660E5" w:rsidP="00E660E5">
      <w:pPr>
        <w:pStyle w:val="af0"/>
      </w:pPr>
      <w:r w:rsidRPr="00E660E5">
        <w:tab/>
        <w:t xml:space="preserve"> </w:t>
      </w:r>
      <w:proofErr w:type="gramStart"/>
      <w:r w:rsidRPr="00E660E5">
        <w:t>border-top</w:t>
      </w:r>
      <w:proofErr w:type="gramEnd"/>
      <w:r w:rsidRPr="00E660E5">
        <w:t>: 1px solid #FE9798;</w:t>
      </w:r>
    </w:p>
    <w:p w:rsidR="00E660E5" w:rsidRPr="00E660E5" w:rsidRDefault="00E660E5" w:rsidP="00E660E5">
      <w:pPr>
        <w:pStyle w:val="af0"/>
      </w:pPr>
      <w:r w:rsidRPr="00E660E5">
        <w:lastRenderedPageBreak/>
        <w:t>}</w:t>
      </w:r>
    </w:p>
    <w:p w:rsidR="00E660E5" w:rsidRPr="00E660E5" w:rsidRDefault="00E660E5" w:rsidP="00E660E5">
      <w:pPr>
        <w:pStyle w:val="af0"/>
      </w:pPr>
      <w:r w:rsidRPr="00E660E5">
        <w:t>#</w:t>
      </w:r>
      <w:proofErr w:type="spellStart"/>
      <w:r w:rsidRPr="00E660E5">
        <w:t>user_navigation</w:t>
      </w:r>
      <w:proofErr w:type="spellEnd"/>
      <w:r w:rsidRPr="00E660E5">
        <w:t>, #</w:t>
      </w:r>
      <w:proofErr w:type="spellStart"/>
      <w:r w:rsidRPr="00E660E5">
        <w:t>admin_</w:t>
      </w:r>
      <w:proofErr w:type="gramStart"/>
      <w:r w:rsidRPr="00E660E5">
        <w:t>navigation</w:t>
      </w:r>
      <w:proofErr w:type="spellEnd"/>
      <w:r w:rsidRPr="00E660E5">
        <w:t>{</w:t>
      </w:r>
      <w:proofErr w:type="gramEnd"/>
      <w:r w:rsidRPr="00E660E5">
        <w:t xml:space="preserve"> padding: 0; }</w:t>
      </w:r>
    </w:p>
    <w:p w:rsidR="00E660E5" w:rsidRPr="00E660E5" w:rsidRDefault="00E660E5" w:rsidP="00E660E5">
      <w:pPr>
        <w:pStyle w:val="af0"/>
      </w:pPr>
      <w:r w:rsidRPr="00E660E5">
        <w:t>#content {</w:t>
      </w:r>
    </w:p>
    <w:p w:rsidR="00E660E5" w:rsidRPr="00E660E5" w:rsidRDefault="00E660E5" w:rsidP="00E660E5">
      <w:pPr>
        <w:pStyle w:val="af0"/>
      </w:pPr>
      <w:r w:rsidRPr="00E660E5">
        <w:t xml:space="preserve">     </w:t>
      </w:r>
      <w:proofErr w:type="gramStart"/>
      <w:r w:rsidRPr="00E660E5">
        <w:t>float</w:t>
      </w:r>
      <w:proofErr w:type="gramEnd"/>
      <w:r w:rsidRPr="00E660E5">
        <w:t>: left;</w:t>
      </w:r>
    </w:p>
    <w:p w:rsidR="00E660E5" w:rsidRPr="00E660E5" w:rsidRDefault="00E660E5" w:rsidP="00E660E5">
      <w:pPr>
        <w:pStyle w:val="af0"/>
      </w:pPr>
      <w:r w:rsidRPr="00E660E5">
        <w:tab/>
        <w:t xml:space="preserve"> </w:t>
      </w:r>
      <w:proofErr w:type="gramStart"/>
      <w:r w:rsidRPr="00E660E5">
        <w:t>min-height:</w:t>
      </w:r>
      <w:proofErr w:type="gramEnd"/>
      <w:r w:rsidRPr="00E660E5">
        <w:t>81%;</w:t>
      </w:r>
    </w:p>
    <w:p w:rsidR="00E660E5" w:rsidRDefault="00E660E5" w:rsidP="00E660E5">
      <w:pPr>
        <w:pStyle w:val="af0"/>
      </w:pPr>
      <w:r w:rsidRPr="00E660E5">
        <w:t xml:space="preserve">     </w:t>
      </w:r>
      <w:proofErr w:type="gramStart"/>
      <w:r>
        <w:t>width</w:t>
      </w:r>
      <w:proofErr w:type="gramEnd"/>
      <w:r>
        <w:t>: 80%;</w:t>
      </w:r>
    </w:p>
    <w:p w:rsidR="00E660E5" w:rsidRDefault="00E660E5" w:rsidP="00E660E5">
      <w:pPr>
        <w:pStyle w:val="af0"/>
      </w:pPr>
      <w:r>
        <w:t xml:space="preserve">     </w:t>
      </w:r>
      <w:proofErr w:type="gramStart"/>
      <w:r>
        <w:t>padding:</w:t>
      </w:r>
      <w:proofErr w:type="gramEnd"/>
      <w:r>
        <w:t>0;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#</w:t>
      </w:r>
      <w:proofErr w:type="gramStart"/>
      <w:r w:rsidRPr="00E660E5">
        <w:t>menu{</w:t>
      </w:r>
      <w:proofErr w:type="gramEnd"/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border-top</w:t>
      </w:r>
      <w:proofErr w:type="gramEnd"/>
      <w:r w:rsidRPr="00E660E5">
        <w:t>: 1px solid #FE9798;</w:t>
      </w:r>
    </w:p>
    <w:p w:rsidR="00E660E5" w:rsidRPr="00E660E5" w:rsidRDefault="00E660E5" w:rsidP="00E660E5">
      <w:pPr>
        <w:pStyle w:val="af0"/>
      </w:pPr>
      <w:r w:rsidRPr="00E660E5">
        <w:tab/>
      </w:r>
      <w:proofErr w:type="spellStart"/>
      <w:proofErr w:type="gramStart"/>
      <w:r w:rsidRPr="00E660E5">
        <w:t>float:</w:t>
      </w:r>
      <w:proofErr w:type="gramEnd"/>
      <w:r w:rsidRPr="00E660E5">
        <w:t>left</w:t>
      </w:r>
      <w:proofErr w:type="spellEnd"/>
      <w:r w:rsidRPr="00E660E5">
        <w:t>;</w:t>
      </w:r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background</w:t>
      </w:r>
      <w:proofErr w:type="gramEnd"/>
      <w:r w:rsidRPr="00E660E5">
        <w:t xml:space="preserve">: #F5DEB3; </w:t>
      </w:r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width</w:t>
      </w:r>
      <w:proofErr w:type="gramEnd"/>
      <w:r w:rsidRPr="00E660E5">
        <w:t>: 20%;</w:t>
      </w:r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min-height:</w:t>
      </w:r>
      <w:proofErr w:type="gramEnd"/>
      <w:r w:rsidRPr="00E660E5">
        <w:t>100%;</w:t>
      </w:r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border-right</w:t>
      </w:r>
      <w:proofErr w:type="gramEnd"/>
      <w:r w:rsidRPr="00E660E5">
        <w:t>: 1px solid #FE9798;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#</w:t>
      </w:r>
      <w:proofErr w:type="spellStart"/>
      <w:r w:rsidRPr="00E660E5">
        <w:t>main_</w:t>
      </w:r>
      <w:proofErr w:type="gramStart"/>
      <w:r w:rsidRPr="00E660E5">
        <w:t>div</w:t>
      </w:r>
      <w:proofErr w:type="spellEnd"/>
      <w:r w:rsidRPr="00E660E5">
        <w:t>{</w:t>
      </w:r>
      <w:proofErr w:type="gramEnd"/>
    </w:p>
    <w:p w:rsidR="00E660E5" w:rsidRPr="00E660E5" w:rsidRDefault="00E660E5" w:rsidP="00E660E5">
      <w:pPr>
        <w:pStyle w:val="af0"/>
      </w:pPr>
      <w:r w:rsidRPr="00E660E5">
        <w:tab/>
      </w:r>
      <w:proofErr w:type="gramStart"/>
      <w:r w:rsidRPr="00E660E5">
        <w:t>border</w:t>
      </w:r>
      <w:proofErr w:type="gramEnd"/>
      <w:r w:rsidRPr="00E660E5">
        <w:t>: 5%;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proofErr w:type="spellStart"/>
      <w:proofErr w:type="gramStart"/>
      <w:r w:rsidRPr="00E660E5">
        <w:t>img</w:t>
      </w:r>
      <w:proofErr w:type="spellEnd"/>
      <w:r w:rsidRPr="00E660E5">
        <w:t>{</w:t>
      </w:r>
      <w:proofErr w:type="gramEnd"/>
      <w:r w:rsidRPr="00E660E5">
        <w:t>width: 80%;</w:t>
      </w:r>
    </w:p>
    <w:p w:rsidR="00E660E5" w:rsidRPr="00E660E5" w:rsidRDefault="00E660E5" w:rsidP="00E660E5">
      <w:pPr>
        <w:pStyle w:val="af0"/>
      </w:pPr>
      <w:proofErr w:type="gramStart"/>
      <w:r w:rsidRPr="00E660E5">
        <w:t>border-radius</w:t>
      </w:r>
      <w:proofErr w:type="gramEnd"/>
      <w:r w:rsidRPr="00E660E5">
        <w:t>: 30px;</w:t>
      </w:r>
    </w:p>
    <w:p w:rsidR="00E660E5" w:rsidRPr="00E660E5" w:rsidRDefault="00E660E5" w:rsidP="00E660E5">
      <w:pPr>
        <w:pStyle w:val="af0"/>
      </w:pPr>
      <w:proofErr w:type="spellStart"/>
      <w:proofErr w:type="gramStart"/>
      <w:r w:rsidRPr="00E660E5">
        <w:t>display:</w:t>
      </w:r>
      <w:proofErr w:type="gramEnd"/>
      <w:r w:rsidRPr="00E660E5">
        <w:t>block</w:t>
      </w:r>
      <w:proofErr w:type="spellEnd"/>
      <w:r w:rsidRPr="00E660E5">
        <w:t>; margin:0 auto;}</w:t>
      </w:r>
    </w:p>
    <w:p w:rsidR="00C3583A" w:rsidRPr="002A68AE" w:rsidRDefault="00E660E5" w:rsidP="00E660E5">
      <w:pPr>
        <w:pStyle w:val="af0"/>
        <w:rPr>
          <w:rFonts w:ascii="Times New Roman" w:hAnsi="Times New Roman"/>
          <w:sz w:val="28"/>
        </w:rPr>
      </w:pPr>
      <w:r w:rsidRPr="002A68AE">
        <w:t>#</w:t>
      </w:r>
      <w:proofErr w:type="spellStart"/>
      <w:r>
        <w:t>alb</w:t>
      </w:r>
      <w:r w:rsidRPr="002A68AE">
        <w:t>_</w:t>
      </w:r>
      <w:proofErr w:type="gramStart"/>
      <w:r>
        <w:t>div</w:t>
      </w:r>
      <w:proofErr w:type="spellEnd"/>
      <w:r w:rsidRPr="002A68AE">
        <w:t>{</w:t>
      </w:r>
      <w:proofErr w:type="gramEnd"/>
      <w:r>
        <w:t>width</w:t>
      </w:r>
      <w:r w:rsidRPr="002A68AE">
        <w:t>:80</w:t>
      </w:r>
      <w:r>
        <w:t>px</w:t>
      </w:r>
      <w:r w:rsidRPr="002A68AE">
        <w:t>;}</w:t>
      </w:r>
      <w:r w:rsidR="00157D7B" w:rsidRPr="002A68AE">
        <w:br w:type="page"/>
      </w:r>
    </w:p>
    <w:p w:rsidR="00157D7B" w:rsidRPr="002A68AE" w:rsidRDefault="00157D7B" w:rsidP="00157D7B">
      <w:pPr>
        <w:pStyle w:val="11"/>
        <w:jc w:val="right"/>
        <w:rPr>
          <w:lang w:val="en-US"/>
        </w:rPr>
      </w:pPr>
      <w:bookmarkStart w:id="252" w:name="_Toc483433807"/>
      <w:r w:rsidRPr="00A4187C">
        <w:lastRenderedPageBreak/>
        <w:t>ПРИЛОЖЕНИЕ</w:t>
      </w:r>
      <w:r w:rsidRPr="002A68AE">
        <w:rPr>
          <w:lang w:val="en-US"/>
        </w:rPr>
        <w:t xml:space="preserve"> </w:t>
      </w:r>
      <w:r w:rsidRPr="00A4187C">
        <w:t>Б</w:t>
      </w:r>
      <w:bookmarkEnd w:id="252"/>
    </w:p>
    <w:p w:rsidR="00157D7B" w:rsidRDefault="00E660E5" w:rsidP="00E660E5">
      <w:pPr>
        <w:pStyle w:val="a3"/>
        <w:spacing w:line="480" w:lineRule="auto"/>
        <w:jc w:val="center"/>
        <w:rPr>
          <w:lang w:eastAsia="en-US"/>
        </w:rPr>
      </w:pPr>
      <w:r>
        <w:rPr>
          <w:lang w:eastAsia="en-US"/>
        </w:rPr>
        <w:t xml:space="preserve">Основные фрагменты </w:t>
      </w:r>
      <w:r>
        <w:rPr>
          <w:lang w:val="en-US" w:eastAsia="en-US"/>
        </w:rPr>
        <w:t>JavaScript</w:t>
      </w:r>
      <w:r>
        <w:rPr>
          <w:lang w:eastAsia="en-US"/>
        </w:rPr>
        <w:t>-кода</w:t>
      </w:r>
    </w:p>
    <w:p w:rsidR="00E660E5" w:rsidRDefault="00E660E5" w:rsidP="00EA5C6E">
      <w:pPr>
        <w:pStyle w:val="14"/>
      </w:pPr>
      <w:r>
        <w:t>Пример обработки нажатия кнопок бокового меню: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</w:rPr>
      </w:pPr>
      <w:r w:rsidRPr="00EA5C6E">
        <w:t>$("#</w:t>
      </w:r>
      <w:proofErr w:type="spellStart"/>
      <w:r w:rsidRPr="00EA5C6E">
        <w:t>all_comp</w:t>
      </w:r>
      <w:proofErr w:type="spellEnd"/>
      <w:r w:rsidRPr="00EA5C6E">
        <w:t>").</w:t>
      </w:r>
      <w:proofErr w:type="gramStart"/>
      <w:r w:rsidRPr="00EA5C6E">
        <w:t>click(</w:t>
      </w:r>
      <w:proofErr w:type="gramEnd"/>
      <w:r w:rsidRPr="00EA5C6E">
        <w:t xml:space="preserve">function(){  </w:t>
      </w:r>
      <w:r w:rsidRPr="00EA5C6E">
        <w:rPr>
          <w:i/>
        </w:rPr>
        <w:t>//КОМПОЗИЦИИ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</w:t>
      </w:r>
      <w:proofErr w:type="spellStart"/>
      <w:r w:rsidRPr="00EA5C6E">
        <w:t>dynamic_content</w:t>
      </w:r>
      <w:proofErr w:type="spellEnd"/>
      <w:r w:rsidRPr="00EA5C6E">
        <w:t>").</w:t>
      </w:r>
      <w:proofErr w:type="gramStart"/>
      <w:r w:rsidRPr="00EA5C6E">
        <w:t>hide(</w:t>
      </w:r>
      <w:proofErr w:type="gramEnd"/>
      <w:r w:rsidRPr="00EA5C6E">
        <w:t>100);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proofErr w:type="spellStart"/>
      <w:r w:rsidRPr="00EA5C6E">
        <w:t>show_</w:t>
      </w:r>
      <w:proofErr w:type="gramStart"/>
      <w:r w:rsidRPr="00EA5C6E">
        <w:t>all</w:t>
      </w:r>
      <w:proofErr w:type="spellEnd"/>
      <w:r w:rsidRPr="00EA5C6E">
        <w:t>(</w:t>
      </w:r>
      <w:proofErr w:type="gramEnd"/>
      <w:r w:rsidRPr="00EA5C6E">
        <w:t>"</w:t>
      </w:r>
      <w:proofErr w:type="spellStart"/>
      <w:r>
        <w:t>Композиция</w:t>
      </w:r>
      <w:proofErr w:type="spellEnd"/>
      <w:r w:rsidRPr="00EA5C6E">
        <w:t>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</w:t>
      </w:r>
      <w:proofErr w:type="spellStart"/>
      <w:r w:rsidRPr="00EA5C6E">
        <w:t>main_page_div</w:t>
      </w:r>
      <w:proofErr w:type="spellEnd"/>
      <w:r w:rsidRPr="00EA5C6E">
        <w:t>").</w:t>
      </w:r>
      <w:proofErr w:type="gramStart"/>
      <w:r w:rsidRPr="00EA5C6E">
        <w:t>hide(</w:t>
      </w:r>
      <w:proofErr w:type="gramEnd"/>
      <w:r w:rsidRPr="00EA5C6E">
        <w:t>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</w:t>
      </w:r>
      <w:proofErr w:type="spellStart"/>
      <w:r w:rsidRPr="00EA5C6E">
        <w:t>personal_page</w:t>
      </w:r>
      <w:proofErr w:type="spellEnd"/>
      <w:r w:rsidRPr="00EA5C6E">
        <w:t>").</w:t>
      </w:r>
      <w:proofErr w:type="gramStart"/>
      <w:r w:rsidRPr="00EA5C6E">
        <w:t>hide(</w:t>
      </w:r>
      <w:proofErr w:type="gramEnd"/>
      <w:r w:rsidRPr="00EA5C6E">
        <w:t>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</w:t>
      </w:r>
      <w:proofErr w:type="spellStart"/>
      <w:r w:rsidRPr="00EA5C6E">
        <w:t>admin_page</w:t>
      </w:r>
      <w:proofErr w:type="spellEnd"/>
      <w:r w:rsidRPr="00EA5C6E">
        <w:t>").</w:t>
      </w:r>
      <w:proofErr w:type="gramStart"/>
      <w:r w:rsidRPr="00EA5C6E">
        <w:t>hide(</w:t>
      </w:r>
      <w:proofErr w:type="gramEnd"/>
      <w:r w:rsidRPr="00EA5C6E">
        <w:t>"slow");</w:t>
      </w:r>
    </w:p>
    <w:p w:rsidR="00EA5C6E" w:rsidRPr="002A68A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EA5C6E">
        <w:tab/>
      </w:r>
      <w:r w:rsidRPr="002A68AE">
        <w:rPr>
          <w:lang w:val="ru-RU"/>
        </w:rPr>
        <w:t>$("#</w:t>
      </w:r>
      <w:r>
        <w:t>search</w:t>
      </w:r>
      <w:r w:rsidRPr="002A68AE">
        <w:rPr>
          <w:lang w:val="ru-RU"/>
        </w:rPr>
        <w:t>_</w:t>
      </w:r>
      <w:r>
        <w:t>div</w:t>
      </w:r>
      <w:r w:rsidRPr="002A68AE">
        <w:rPr>
          <w:lang w:val="ru-RU"/>
        </w:rPr>
        <w:t>").</w:t>
      </w:r>
      <w:r>
        <w:t>hide</w:t>
      </w:r>
      <w:r w:rsidRPr="002A68AE">
        <w:rPr>
          <w:lang w:val="ru-RU"/>
        </w:rPr>
        <w:t>("</w:t>
      </w:r>
      <w:r>
        <w:t>slow</w:t>
      </w:r>
      <w:r w:rsidRPr="002A68AE">
        <w:rPr>
          <w:lang w:val="ru-RU"/>
        </w:rPr>
        <w:t>");</w:t>
      </w:r>
    </w:p>
    <w:p w:rsidR="00EA5C6E" w:rsidRPr="002A68A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2A68AE">
        <w:rPr>
          <w:lang w:val="ru-RU"/>
        </w:rPr>
        <w:t>});</w:t>
      </w:r>
    </w:p>
    <w:p w:rsidR="00EA5C6E" w:rsidRDefault="00EA5C6E" w:rsidP="00EA5C6E">
      <w:pPr>
        <w:pStyle w:val="14"/>
      </w:pPr>
      <w:r>
        <w:t>Пример обработки нажатия кнопок навигации: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>$("#</w:t>
      </w:r>
      <w:proofErr w:type="spellStart"/>
      <w:r w:rsidRPr="00EA5C6E">
        <w:t>main_page</w:t>
      </w:r>
      <w:proofErr w:type="spellEnd"/>
      <w:r w:rsidRPr="00EA5C6E">
        <w:t>").</w:t>
      </w:r>
      <w:proofErr w:type="gramStart"/>
      <w:r w:rsidRPr="00EA5C6E">
        <w:t>click(</w:t>
      </w:r>
      <w:proofErr w:type="gramEnd"/>
      <w:r w:rsidRPr="00EA5C6E">
        <w:t xml:space="preserve">function(){  </w:t>
      </w:r>
      <w:r w:rsidRPr="00DA4CF5">
        <w:rPr>
          <w:i/>
        </w:rPr>
        <w:t>//</w:t>
      </w:r>
      <w:r w:rsidRPr="00DA4CF5">
        <w:rPr>
          <w:i/>
          <w:lang w:val="ru-RU"/>
        </w:rPr>
        <w:t>ГЛАВНАЯ</w:t>
      </w:r>
      <w:r w:rsidRPr="00DA4CF5">
        <w:rPr>
          <w:i/>
        </w:rPr>
        <w:t xml:space="preserve"> </w:t>
      </w:r>
      <w:r w:rsidRPr="00DA4CF5">
        <w:rPr>
          <w:i/>
          <w:lang w:val="ru-RU"/>
        </w:rPr>
        <w:t>СТРАНИЦА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</w:t>
      </w:r>
      <w:proofErr w:type="spellStart"/>
      <w:r w:rsidRPr="00EA5C6E">
        <w:t>main_page_div</w:t>
      </w:r>
      <w:proofErr w:type="spellEnd"/>
      <w:r w:rsidRPr="00EA5C6E">
        <w:t>").</w:t>
      </w:r>
      <w:proofErr w:type="gramStart"/>
      <w:r w:rsidRPr="00EA5C6E">
        <w:t>show(</w:t>
      </w:r>
      <w:proofErr w:type="gramEnd"/>
      <w:r w:rsidRPr="00EA5C6E">
        <w:t>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</w:t>
      </w:r>
      <w:proofErr w:type="spellStart"/>
      <w:r w:rsidRPr="00EA5C6E">
        <w:t>login_div</w:t>
      </w:r>
      <w:proofErr w:type="spellEnd"/>
      <w:r w:rsidRPr="00EA5C6E">
        <w:t>").</w:t>
      </w:r>
      <w:proofErr w:type="gramStart"/>
      <w:r w:rsidRPr="00EA5C6E">
        <w:t>hide(</w:t>
      </w:r>
      <w:proofErr w:type="gramEnd"/>
      <w:r w:rsidRPr="00EA5C6E">
        <w:t>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</w:t>
      </w:r>
      <w:proofErr w:type="spellStart"/>
      <w:r w:rsidRPr="00EA5C6E">
        <w:t>reg_div</w:t>
      </w:r>
      <w:proofErr w:type="spellEnd"/>
      <w:r w:rsidRPr="00EA5C6E">
        <w:t>").</w:t>
      </w:r>
      <w:proofErr w:type="gramStart"/>
      <w:r w:rsidRPr="00EA5C6E">
        <w:t>hide(</w:t>
      </w:r>
      <w:proofErr w:type="gramEnd"/>
      <w:r w:rsidRPr="00EA5C6E">
        <w:t>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</w:t>
      </w:r>
      <w:proofErr w:type="spellStart"/>
      <w:r w:rsidRPr="00EA5C6E">
        <w:t>admin_page</w:t>
      </w:r>
      <w:proofErr w:type="spellEnd"/>
      <w:r w:rsidRPr="00EA5C6E">
        <w:t>").</w:t>
      </w:r>
      <w:proofErr w:type="gramStart"/>
      <w:r w:rsidRPr="00EA5C6E">
        <w:t>hide(</w:t>
      </w:r>
      <w:proofErr w:type="gramEnd"/>
      <w:r w:rsidRPr="00EA5C6E">
        <w:t>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</w:t>
      </w:r>
      <w:proofErr w:type="spellStart"/>
      <w:r w:rsidRPr="00EA5C6E">
        <w:t>personal_page</w:t>
      </w:r>
      <w:proofErr w:type="spellEnd"/>
      <w:r w:rsidRPr="00EA5C6E">
        <w:t>").</w:t>
      </w:r>
      <w:proofErr w:type="gramStart"/>
      <w:r w:rsidRPr="00EA5C6E">
        <w:t>hide(</w:t>
      </w:r>
      <w:proofErr w:type="gramEnd"/>
      <w:r w:rsidRPr="00EA5C6E">
        <w:t>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EA5C6E">
        <w:tab/>
      </w:r>
      <w:r w:rsidRPr="00EA5C6E">
        <w:rPr>
          <w:lang w:val="ru-RU"/>
        </w:rPr>
        <w:t>$("#</w:t>
      </w:r>
      <w:proofErr w:type="spellStart"/>
      <w:r w:rsidRPr="00EA5C6E">
        <w:rPr>
          <w:lang w:val="ru-RU"/>
        </w:rPr>
        <w:t>search_div</w:t>
      </w:r>
      <w:proofErr w:type="spellEnd"/>
      <w:r w:rsidRPr="00EA5C6E">
        <w:rPr>
          <w:lang w:val="ru-RU"/>
        </w:rPr>
        <w:t>").</w:t>
      </w:r>
      <w:proofErr w:type="spellStart"/>
      <w:r w:rsidRPr="00EA5C6E">
        <w:rPr>
          <w:lang w:val="ru-RU"/>
        </w:rPr>
        <w:t>hide</w:t>
      </w:r>
      <w:proofErr w:type="spellEnd"/>
      <w:r w:rsidRPr="00EA5C6E">
        <w:rPr>
          <w:lang w:val="ru-RU"/>
        </w:rPr>
        <w:t>("</w:t>
      </w:r>
      <w:proofErr w:type="spellStart"/>
      <w:r w:rsidRPr="00EA5C6E">
        <w:rPr>
          <w:lang w:val="ru-RU"/>
        </w:rPr>
        <w:t>slow</w:t>
      </w:r>
      <w:proofErr w:type="spellEnd"/>
      <w:r w:rsidRPr="00EA5C6E">
        <w:rPr>
          <w:lang w:val="ru-RU"/>
        </w:rPr>
        <w:t>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EA5C6E">
        <w:rPr>
          <w:lang w:val="ru-RU"/>
        </w:rPr>
        <w:t>});</w:t>
      </w:r>
      <w:r w:rsidRPr="00EA5C6E">
        <w:rPr>
          <w:lang w:val="ru-RU"/>
        </w:rPr>
        <w:tab/>
      </w:r>
    </w:p>
    <w:p w:rsidR="00157D7B" w:rsidRDefault="00EA5C6E" w:rsidP="00EA5C6E">
      <w:pPr>
        <w:pStyle w:val="14"/>
      </w:pPr>
      <w:r>
        <w:t>Вывод данных из базы метаданных для пользователя: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EA5C6E">
        <w:t>function</w:t>
      </w:r>
      <w:proofErr w:type="gramEnd"/>
      <w:r w:rsidRPr="00EA5C6E">
        <w:t xml:space="preserve"> </w:t>
      </w:r>
      <w:proofErr w:type="spellStart"/>
      <w:r w:rsidRPr="00EA5C6E">
        <w:t>show_all</w:t>
      </w:r>
      <w:proofErr w:type="spellEnd"/>
      <w:r w:rsidRPr="00EA5C6E">
        <w:t>(</w:t>
      </w:r>
      <w:proofErr w:type="spellStart"/>
      <w:r w:rsidRPr="00EA5C6E">
        <w:t>nf</w:t>
      </w:r>
      <w:proofErr w:type="spellEnd"/>
      <w:r w:rsidRPr="00EA5C6E">
        <w:t>){</w:t>
      </w:r>
      <w:r w:rsidRPr="00EA5C6E">
        <w:tab/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</w:t>
      </w:r>
      <w:proofErr w:type="spellStart"/>
      <w:r w:rsidRPr="00EA5C6E">
        <w:t>main_page_div</w:t>
      </w:r>
      <w:proofErr w:type="spellEnd"/>
      <w:r w:rsidRPr="00EA5C6E">
        <w:t>").</w:t>
      </w:r>
      <w:proofErr w:type="gramStart"/>
      <w:r w:rsidRPr="00EA5C6E">
        <w:t>hide(</w:t>
      </w:r>
      <w:proofErr w:type="gramEnd"/>
      <w:r w:rsidRPr="00EA5C6E">
        <w:t>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</w:t>
      </w:r>
      <w:proofErr w:type="spellStart"/>
      <w:r w:rsidRPr="00EA5C6E">
        <w:t>login_div</w:t>
      </w:r>
      <w:proofErr w:type="spellEnd"/>
      <w:r w:rsidRPr="00EA5C6E">
        <w:t>").</w:t>
      </w:r>
      <w:proofErr w:type="gramStart"/>
      <w:r w:rsidRPr="00EA5C6E">
        <w:t>hide(</w:t>
      </w:r>
      <w:proofErr w:type="gramEnd"/>
      <w:r w:rsidRPr="00EA5C6E">
        <w:t>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</w:t>
      </w:r>
      <w:proofErr w:type="spellStart"/>
      <w:r w:rsidRPr="00EA5C6E">
        <w:t>reg_div</w:t>
      </w:r>
      <w:proofErr w:type="spellEnd"/>
      <w:r w:rsidRPr="00EA5C6E">
        <w:t>").</w:t>
      </w:r>
      <w:proofErr w:type="gramStart"/>
      <w:r w:rsidRPr="00EA5C6E">
        <w:t>hide(</w:t>
      </w:r>
      <w:proofErr w:type="gramEnd"/>
      <w:r w:rsidRPr="00EA5C6E">
        <w:t>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 w:rsidRPr="00EA5C6E">
        <w:t>show_all</w:t>
      </w:r>
      <w:proofErr w:type="spellEnd"/>
      <w:r w:rsidRPr="00EA5C6E">
        <w:t>=$.ajax({url:'includes/show_all_proc.php',method:'POST', data: {</w:t>
      </w:r>
      <w:proofErr w:type="spellStart"/>
      <w:r w:rsidRPr="00EA5C6E">
        <w:t>need_find:nf</w:t>
      </w:r>
      <w:proofErr w:type="spellEnd"/>
      <w:r w:rsidRPr="00EA5C6E">
        <w:t>}});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proofErr w:type="spellStart"/>
      <w:r w:rsidRPr="00EA5C6E">
        <w:t>show_</w:t>
      </w:r>
      <w:proofErr w:type="gramStart"/>
      <w:r w:rsidRPr="00EA5C6E">
        <w:t>all.always</w:t>
      </w:r>
      <w:proofErr w:type="spellEnd"/>
      <w:r w:rsidRPr="00EA5C6E">
        <w:t>(</w:t>
      </w:r>
      <w:proofErr w:type="gramEnd"/>
      <w:r w:rsidRPr="00EA5C6E">
        <w:t>function(){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proofErr w:type="gramStart"/>
      <w:r w:rsidRPr="00EA5C6E">
        <w:t>console.log(</w:t>
      </w:r>
      <w:proofErr w:type="spellStart"/>
      <w:proofErr w:type="gramEnd"/>
      <w:r w:rsidRPr="00EA5C6E">
        <w:t>show_all</w:t>
      </w:r>
      <w:proofErr w:type="spellEnd"/>
      <w:r w:rsidRPr="00EA5C6E">
        <w:t>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proofErr w:type="gramStart"/>
      <w:r w:rsidRPr="00EA5C6E">
        <w:t>if(</w:t>
      </w:r>
      <w:proofErr w:type="spellStart"/>
      <w:proofErr w:type="gramEnd"/>
      <w:r w:rsidRPr="00EA5C6E">
        <w:t>show_all.responseText</w:t>
      </w:r>
      <w:proofErr w:type="spellEnd"/>
      <w:r w:rsidRPr="00EA5C6E">
        <w:t>=="1"){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r w:rsidRPr="00EA5C6E">
        <w:tab/>
        <w:t>$("#</w:t>
      </w:r>
      <w:proofErr w:type="spellStart"/>
      <w:r w:rsidRPr="00EA5C6E">
        <w:t>main_page_div</w:t>
      </w:r>
      <w:proofErr w:type="spellEnd"/>
      <w:r w:rsidRPr="00EA5C6E">
        <w:t>").</w:t>
      </w:r>
      <w:proofErr w:type="gramStart"/>
      <w:r w:rsidRPr="00EA5C6E">
        <w:t>hide(</w:t>
      </w:r>
      <w:proofErr w:type="gramEnd"/>
      <w:r w:rsidRPr="00EA5C6E">
        <w:t>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r w:rsidRPr="00EA5C6E">
        <w:tab/>
        <w:t>$("#</w:t>
      </w:r>
      <w:proofErr w:type="spellStart"/>
      <w:r w:rsidRPr="00EA5C6E">
        <w:t>login_div</w:t>
      </w:r>
      <w:proofErr w:type="spellEnd"/>
      <w:r w:rsidRPr="00EA5C6E">
        <w:t>").</w:t>
      </w:r>
      <w:proofErr w:type="gramStart"/>
      <w:r w:rsidRPr="00EA5C6E">
        <w:t>show(</w:t>
      </w:r>
      <w:proofErr w:type="gramEnd"/>
      <w:r w:rsidRPr="00EA5C6E">
        <w:t>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r w:rsidRPr="00EA5C6E">
        <w:tab/>
        <w:t>$("#</w:t>
      </w:r>
      <w:proofErr w:type="spellStart"/>
      <w:r w:rsidRPr="00EA5C6E">
        <w:t>reg_div</w:t>
      </w:r>
      <w:proofErr w:type="spellEnd"/>
      <w:r w:rsidRPr="00EA5C6E">
        <w:t>").</w:t>
      </w:r>
      <w:proofErr w:type="gramStart"/>
      <w:r w:rsidRPr="00EA5C6E">
        <w:t>hide(</w:t>
      </w:r>
      <w:proofErr w:type="gramEnd"/>
      <w:r w:rsidRPr="00EA5C6E">
        <w:t>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}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proofErr w:type="gramStart"/>
      <w:r w:rsidRPr="00EA5C6E">
        <w:t>else</w:t>
      </w:r>
      <w:proofErr w:type="gramEnd"/>
      <w:r w:rsidRPr="00EA5C6E">
        <w:t xml:space="preserve"> {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r w:rsidRPr="00EA5C6E">
        <w:tab/>
        <w:t>$("#</w:t>
      </w:r>
      <w:proofErr w:type="spellStart"/>
      <w:r w:rsidRPr="00EA5C6E">
        <w:t>dynamic_content</w:t>
      </w:r>
      <w:proofErr w:type="spellEnd"/>
      <w:r w:rsidRPr="00EA5C6E">
        <w:t>").</w:t>
      </w:r>
      <w:proofErr w:type="gramStart"/>
      <w:r w:rsidRPr="00EA5C6E">
        <w:t>show(</w:t>
      </w:r>
      <w:proofErr w:type="gramEnd"/>
      <w:r w:rsidRPr="00EA5C6E">
        <w:t>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r w:rsidRPr="00EA5C6E">
        <w:tab/>
        <w:t>$("#</w:t>
      </w:r>
      <w:proofErr w:type="spellStart"/>
      <w:r w:rsidRPr="00EA5C6E">
        <w:t>admin_page</w:t>
      </w:r>
      <w:proofErr w:type="spellEnd"/>
      <w:r w:rsidRPr="00EA5C6E">
        <w:t>").</w:t>
      </w:r>
      <w:proofErr w:type="gramStart"/>
      <w:r w:rsidRPr="00EA5C6E">
        <w:t>hide(</w:t>
      </w:r>
      <w:proofErr w:type="gramEnd"/>
      <w:r w:rsidRPr="00EA5C6E">
        <w:t>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</w:t>
      </w:r>
      <w:proofErr w:type="spellStart"/>
      <w:r w:rsidRPr="00EA5C6E">
        <w:t>dynamic_content</w:t>
      </w:r>
      <w:proofErr w:type="spellEnd"/>
      <w:r w:rsidRPr="00EA5C6E">
        <w:t>").</w:t>
      </w:r>
      <w:proofErr w:type="gramStart"/>
      <w:r w:rsidRPr="00EA5C6E">
        <w:t>html(</w:t>
      </w:r>
      <w:proofErr w:type="spellStart"/>
      <w:proofErr w:type="gramEnd"/>
      <w:r w:rsidRPr="00EA5C6E">
        <w:t>show_all.responseText</w:t>
      </w:r>
      <w:proofErr w:type="spellEnd"/>
      <w:r w:rsidRPr="00EA5C6E">
        <w:t>);}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EA5C6E">
        <w:tab/>
      </w:r>
      <w:r w:rsidRPr="00EA5C6E">
        <w:rPr>
          <w:lang w:val="ru-RU"/>
        </w:rPr>
        <w:t>});</w:t>
      </w:r>
      <w:r w:rsidRPr="00EA5C6E">
        <w:rPr>
          <w:lang w:val="ru-RU"/>
        </w:rPr>
        <w:tab/>
      </w:r>
      <w:r w:rsidRPr="00EA5C6E">
        <w:rPr>
          <w:lang w:val="ru-RU"/>
        </w:rPr>
        <w:tab/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EA5C6E">
        <w:rPr>
          <w:lang w:val="ru-RU"/>
        </w:rPr>
        <w:t>};</w:t>
      </w:r>
    </w:p>
    <w:p w:rsidR="00EA5C6E" w:rsidRDefault="00EA5C6E" w:rsidP="00EA5C6E">
      <w:pPr>
        <w:pStyle w:val="14"/>
      </w:pPr>
      <w:r>
        <w:t>Вывод данных из базы метаданных для администратора: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EA5C6E">
        <w:t>function</w:t>
      </w:r>
      <w:proofErr w:type="gramEnd"/>
      <w:r w:rsidRPr="00EA5C6E">
        <w:t xml:space="preserve"> </w:t>
      </w:r>
      <w:proofErr w:type="spellStart"/>
      <w:r w:rsidRPr="00EA5C6E">
        <w:t>show_all_for_admin</w:t>
      </w:r>
      <w:proofErr w:type="spellEnd"/>
      <w:r w:rsidRPr="00EA5C6E">
        <w:t>(){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EA5C6E">
        <w:t>var</w:t>
      </w:r>
      <w:proofErr w:type="spellEnd"/>
      <w:proofErr w:type="gramEnd"/>
      <w:r w:rsidRPr="00EA5C6E">
        <w:t xml:space="preserve"> show_all=$.ajax({url:'includes/show_all_for_adm_proc.php',method:'POST'});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proofErr w:type="spellStart"/>
      <w:r w:rsidRPr="00EA5C6E">
        <w:t>show_</w:t>
      </w:r>
      <w:proofErr w:type="gramStart"/>
      <w:r w:rsidRPr="00EA5C6E">
        <w:t>all.always</w:t>
      </w:r>
      <w:proofErr w:type="spellEnd"/>
      <w:r w:rsidRPr="00EA5C6E">
        <w:t>(</w:t>
      </w:r>
      <w:proofErr w:type="gramEnd"/>
      <w:r w:rsidRPr="00EA5C6E">
        <w:t>function(){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proofErr w:type="gramStart"/>
      <w:r w:rsidRPr="00EA5C6E">
        <w:t>console.log(</w:t>
      </w:r>
      <w:proofErr w:type="spellStart"/>
      <w:proofErr w:type="gramEnd"/>
      <w:r w:rsidRPr="00EA5C6E">
        <w:t>show_all</w:t>
      </w:r>
      <w:proofErr w:type="spellEnd"/>
      <w:r w:rsidRPr="00EA5C6E">
        <w:t>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lastRenderedPageBreak/>
        <w:tab/>
        <w:t>$("#</w:t>
      </w:r>
      <w:proofErr w:type="spellStart"/>
      <w:r w:rsidRPr="00EA5C6E">
        <w:t>dynamic_content</w:t>
      </w:r>
      <w:proofErr w:type="spellEnd"/>
      <w:r w:rsidRPr="00EA5C6E">
        <w:t>").</w:t>
      </w:r>
      <w:proofErr w:type="gramStart"/>
      <w:r w:rsidRPr="00EA5C6E">
        <w:t>hide(</w:t>
      </w:r>
      <w:proofErr w:type="gramEnd"/>
      <w:r w:rsidRPr="00EA5C6E">
        <w:t>100);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</w:t>
      </w:r>
      <w:proofErr w:type="spellStart"/>
      <w:r w:rsidRPr="00EA5C6E">
        <w:t>main_page_div</w:t>
      </w:r>
      <w:proofErr w:type="spellEnd"/>
      <w:r w:rsidRPr="00EA5C6E">
        <w:t>").</w:t>
      </w:r>
      <w:proofErr w:type="gramStart"/>
      <w:r w:rsidRPr="00EA5C6E">
        <w:t>hide(</w:t>
      </w:r>
      <w:proofErr w:type="gramEnd"/>
      <w:r w:rsidRPr="00EA5C6E">
        <w:t>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</w:t>
      </w:r>
      <w:proofErr w:type="spellStart"/>
      <w:r w:rsidRPr="00EA5C6E">
        <w:t>reg_div</w:t>
      </w:r>
      <w:proofErr w:type="spellEnd"/>
      <w:r w:rsidRPr="00EA5C6E">
        <w:t>").</w:t>
      </w:r>
      <w:proofErr w:type="gramStart"/>
      <w:r w:rsidRPr="00EA5C6E">
        <w:t>hide(</w:t>
      </w:r>
      <w:proofErr w:type="gramEnd"/>
      <w:r w:rsidRPr="00EA5C6E">
        <w:t>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</w:t>
      </w:r>
      <w:proofErr w:type="spellStart"/>
      <w:r>
        <w:t>dynamic_content</w:t>
      </w:r>
      <w:proofErr w:type="spellEnd"/>
      <w:r>
        <w:t>").</w:t>
      </w:r>
      <w:proofErr w:type="gramStart"/>
      <w:r>
        <w:t>show(</w:t>
      </w:r>
      <w:proofErr w:type="gramEnd"/>
      <w:r>
        <w:t>"slow");</w:t>
      </w:r>
      <w:r w:rsidRPr="00EA5C6E">
        <w:tab/>
      </w:r>
      <w:r w:rsidRPr="00EA5C6E">
        <w:tab/>
      </w:r>
      <w:r w:rsidRPr="00EA5C6E">
        <w:tab/>
        <w:t>$("#</w:t>
      </w:r>
      <w:proofErr w:type="spellStart"/>
      <w:r w:rsidRPr="00EA5C6E">
        <w:t>dynamic_content</w:t>
      </w:r>
      <w:proofErr w:type="spellEnd"/>
      <w:r w:rsidRPr="00EA5C6E">
        <w:t>")</w:t>
      </w:r>
      <w:r>
        <w:t>.html(</w:t>
      </w:r>
      <w:proofErr w:type="spellStart"/>
      <w:r>
        <w:t>show_all.responseText</w:t>
      </w:r>
      <w:proofErr w:type="spellEnd"/>
      <w:r>
        <w:t>);</w:t>
      </w:r>
      <w:r>
        <w:tab/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EA5C6E">
        <w:tab/>
      </w:r>
      <w:r>
        <w:rPr>
          <w:lang w:val="ru-RU"/>
        </w:rPr>
        <w:t>});</w:t>
      </w:r>
      <w:r>
        <w:rPr>
          <w:lang w:val="ru-RU"/>
        </w:rPr>
        <w:tab/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EA5C6E">
        <w:rPr>
          <w:lang w:val="ru-RU"/>
        </w:rPr>
        <w:t>};</w:t>
      </w:r>
    </w:p>
    <w:p w:rsidR="00EA5C6E" w:rsidRDefault="00EA5C6E" w:rsidP="00EA5C6E">
      <w:pPr>
        <w:pStyle w:val="14"/>
      </w:pPr>
      <w:r>
        <w:t>Пример выполнения поиска по базе метаданных через раздел меню «Поиск»: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EA5C6E">
        <w:t>function</w:t>
      </w:r>
      <w:proofErr w:type="gramEnd"/>
      <w:r w:rsidRPr="00EA5C6E">
        <w:t xml:space="preserve"> </w:t>
      </w:r>
      <w:proofErr w:type="spellStart"/>
      <w:r w:rsidRPr="00EA5C6E">
        <w:t>search_func</w:t>
      </w:r>
      <w:proofErr w:type="spellEnd"/>
      <w:r w:rsidRPr="00EA5C6E">
        <w:t>(){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proofErr w:type="spellStart"/>
      <w:proofErr w:type="gramStart"/>
      <w:r w:rsidRPr="00EA5C6E">
        <w:t>var</w:t>
      </w:r>
      <w:proofErr w:type="spellEnd"/>
      <w:proofErr w:type="gramEnd"/>
      <w:r w:rsidRPr="00EA5C6E">
        <w:t xml:space="preserve"> </w:t>
      </w:r>
      <w:proofErr w:type="spellStart"/>
      <w:r w:rsidRPr="00EA5C6E">
        <w:t>obj</w:t>
      </w:r>
      <w:proofErr w:type="spellEnd"/>
      <w:r w:rsidRPr="00EA5C6E">
        <w:t>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proofErr w:type="gramStart"/>
      <w:r w:rsidRPr="00EA5C6E">
        <w:t>switch(</w:t>
      </w:r>
      <w:proofErr w:type="spellStart"/>
      <w:proofErr w:type="gramEnd"/>
      <w:r w:rsidRPr="00EA5C6E">
        <w:t>document.getElementById</w:t>
      </w:r>
      <w:proofErr w:type="spellEnd"/>
      <w:r w:rsidRPr="00EA5C6E">
        <w:t>("</w:t>
      </w:r>
      <w:proofErr w:type="spellStart"/>
      <w:r w:rsidRPr="00EA5C6E">
        <w:t>search_obj</w:t>
      </w:r>
      <w:proofErr w:type="spellEnd"/>
      <w:r w:rsidRPr="00EA5C6E">
        <w:t>").</w:t>
      </w:r>
      <w:proofErr w:type="spellStart"/>
      <w:r w:rsidRPr="00EA5C6E">
        <w:t>selectedIndex</w:t>
      </w:r>
      <w:proofErr w:type="spellEnd"/>
      <w:r w:rsidRPr="00EA5C6E">
        <w:t>){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proofErr w:type="gramStart"/>
      <w:r w:rsidRPr="00EA5C6E">
        <w:t>case</w:t>
      </w:r>
      <w:proofErr w:type="gramEnd"/>
      <w:r w:rsidRPr="00EA5C6E">
        <w:t xml:space="preserve"> 0: 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r w:rsidRPr="00EA5C6E">
        <w:tab/>
      </w:r>
      <w:proofErr w:type="spellStart"/>
      <w:proofErr w:type="gramStart"/>
      <w:r w:rsidRPr="00EA5C6E">
        <w:t>obj</w:t>
      </w:r>
      <w:proofErr w:type="spellEnd"/>
      <w:proofErr w:type="gramEnd"/>
      <w:r w:rsidRPr="00EA5C6E">
        <w:t>="1";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proofErr w:type="gramStart"/>
      <w:r w:rsidRPr="00EA5C6E">
        <w:t>break</w:t>
      </w:r>
      <w:proofErr w:type="gramEnd"/>
      <w:r w:rsidRPr="00EA5C6E">
        <w:t>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proofErr w:type="gramStart"/>
      <w:r w:rsidRPr="00EA5C6E">
        <w:t>case</w:t>
      </w:r>
      <w:proofErr w:type="gramEnd"/>
      <w:r w:rsidRPr="00EA5C6E">
        <w:t xml:space="preserve"> 1: 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r w:rsidRPr="00EA5C6E">
        <w:tab/>
      </w:r>
      <w:proofErr w:type="spellStart"/>
      <w:proofErr w:type="gramStart"/>
      <w:r w:rsidRPr="00EA5C6E">
        <w:t>obj</w:t>
      </w:r>
      <w:proofErr w:type="spellEnd"/>
      <w:proofErr w:type="gramEnd"/>
      <w:r w:rsidRPr="00EA5C6E">
        <w:t>="2";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proofErr w:type="gramStart"/>
      <w:r w:rsidRPr="00EA5C6E">
        <w:t>break</w:t>
      </w:r>
      <w:proofErr w:type="gramEnd"/>
      <w:r w:rsidRPr="00EA5C6E">
        <w:t>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proofErr w:type="gramStart"/>
      <w:r w:rsidRPr="00EA5C6E">
        <w:t>case</w:t>
      </w:r>
      <w:proofErr w:type="gramEnd"/>
      <w:r w:rsidRPr="00EA5C6E">
        <w:t xml:space="preserve"> 2: 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r w:rsidRPr="00EA5C6E">
        <w:tab/>
      </w:r>
      <w:proofErr w:type="spellStart"/>
      <w:proofErr w:type="gramStart"/>
      <w:r w:rsidRPr="00EA5C6E">
        <w:t>obj</w:t>
      </w:r>
      <w:proofErr w:type="spellEnd"/>
      <w:proofErr w:type="gramEnd"/>
      <w:r w:rsidRPr="00EA5C6E">
        <w:t>="3";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proofErr w:type="gramStart"/>
      <w:r w:rsidRPr="00EA5C6E">
        <w:t>break</w:t>
      </w:r>
      <w:proofErr w:type="gramEnd"/>
      <w:r w:rsidRPr="00EA5C6E">
        <w:t>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proofErr w:type="gramStart"/>
      <w:r w:rsidRPr="00EA5C6E">
        <w:t>case</w:t>
      </w:r>
      <w:proofErr w:type="gramEnd"/>
      <w:r w:rsidRPr="00EA5C6E">
        <w:t xml:space="preserve"> 3: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r w:rsidRPr="00EA5C6E">
        <w:tab/>
      </w:r>
      <w:proofErr w:type="spellStart"/>
      <w:proofErr w:type="gramStart"/>
      <w:r w:rsidRPr="00EA5C6E">
        <w:t>obj</w:t>
      </w:r>
      <w:proofErr w:type="spellEnd"/>
      <w:proofErr w:type="gramEnd"/>
      <w:r w:rsidRPr="00EA5C6E">
        <w:t>="4";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 xml:space="preserve"> </w:t>
      </w:r>
      <w:proofErr w:type="gramStart"/>
      <w:r w:rsidRPr="00EA5C6E">
        <w:t>break</w:t>
      </w:r>
      <w:proofErr w:type="gramEnd"/>
      <w:r w:rsidRPr="00EA5C6E">
        <w:t>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>}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EA5C6E">
        <w:t>var</w:t>
      </w:r>
      <w:proofErr w:type="spellEnd"/>
      <w:r w:rsidRPr="00EA5C6E">
        <w:t xml:space="preserve"> search=$.</w:t>
      </w:r>
      <w:proofErr w:type="gramStart"/>
      <w:r w:rsidRPr="00EA5C6E">
        <w:t>ajax(</w:t>
      </w:r>
      <w:proofErr w:type="gramEnd"/>
      <w:r w:rsidRPr="00EA5C6E">
        <w:t>{url:'includes/search_proc.php',method:"POST", data:{keyword:$("#</w:t>
      </w:r>
      <w:proofErr w:type="spellStart"/>
      <w:r w:rsidRPr="00EA5C6E">
        <w:t>search_text</w:t>
      </w:r>
      <w:proofErr w:type="spellEnd"/>
      <w:r w:rsidRPr="00EA5C6E">
        <w:t>").</w:t>
      </w:r>
      <w:proofErr w:type="spellStart"/>
      <w:r w:rsidRPr="00EA5C6E">
        <w:t>val</w:t>
      </w:r>
      <w:proofErr w:type="spellEnd"/>
      <w:r w:rsidRPr="00EA5C6E">
        <w:t>(),</w:t>
      </w:r>
      <w:proofErr w:type="spellStart"/>
      <w:r w:rsidRPr="00EA5C6E">
        <w:t>obj:obj</w:t>
      </w:r>
      <w:proofErr w:type="spellEnd"/>
      <w:r w:rsidRPr="00EA5C6E">
        <w:t>}});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proofErr w:type="spellStart"/>
      <w:proofErr w:type="gramStart"/>
      <w:r w:rsidRPr="00EA5C6E">
        <w:t>search.always</w:t>
      </w:r>
      <w:proofErr w:type="spellEnd"/>
      <w:r w:rsidRPr="00EA5C6E">
        <w:t>(</w:t>
      </w:r>
      <w:proofErr w:type="gramEnd"/>
      <w:r w:rsidRPr="00EA5C6E">
        <w:t>function(){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proofErr w:type="gramStart"/>
      <w:r w:rsidRPr="00EA5C6E">
        <w:t>console.log(</w:t>
      </w:r>
      <w:proofErr w:type="gramEnd"/>
      <w:r w:rsidRPr="00EA5C6E">
        <w:t>search);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</w:t>
      </w:r>
      <w:proofErr w:type="spellStart"/>
      <w:r>
        <w:t>dynamic_content</w:t>
      </w:r>
      <w:proofErr w:type="spellEnd"/>
      <w:r>
        <w:t>").</w:t>
      </w:r>
      <w:proofErr w:type="gramStart"/>
      <w:r>
        <w:t>show(</w:t>
      </w:r>
      <w:proofErr w:type="gramEnd"/>
      <w:r>
        <w:t>"slow");</w:t>
      </w:r>
      <w:r w:rsidRPr="00EA5C6E">
        <w:tab/>
      </w:r>
      <w:r w:rsidRPr="00EA5C6E">
        <w:tab/>
      </w:r>
      <w:r w:rsidRPr="00EA5C6E">
        <w:tab/>
        <w:t>$("#</w:t>
      </w:r>
      <w:proofErr w:type="spellStart"/>
      <w:r w:rsidRPr="00EA5C6E">
        <w:t>dynamic_content</w:t>
      </w:r>
      <w:proofErr w:type="spellEnd"/>
      <w:r w:rsidRPr="00EA5C6E">
        <w:t>").html(</w:t>
      </w:r>
      <w:proofErr w:type="spellStart"/>
      <w:r w:rsidRPr="00EA5C6E">
        <w:t>search.responseText</w:t>
      </w:r>
      <w:proofErr w:type="spellEnd"/>
      <w:r w:rsidRPr="00EA5C6E">
        <w:t>);</w:t>
      </w:r>
    </w:p>
    <w:p w:rsidR="00EA5C6E" w:rsidRPr="002A68A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EA5C6E">
        <w:tab/>
      </w:r>
      <w:r w:rsidRPr="002A68AE">
        <w:rPr>
          <w:lang w:val="ru-RU"/>
        </w:rPr>
        <w:t>});</w:t>
      </w:r>
    </w:p>
    <w:p w:rsidR="00CF1804" w:rsidRPr="002A68A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2A68AE">
        <w:rPr>
          <w:lang w:val="ru-RU"/>
        </w:rPr>
        <w:t>};</w:t>
      </w:r>
    </w:p>
    <w:p w:rsidR="00CF1804" w:rsidRDefault="00CF1804" w:rsidP="00CF1804">
      <w:pPr>
        <w:pStyle w:val="14"/>
      </w:pPr>
      <w:r>
        <w:t>Функция переименования данных в базе метаданных: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CF1804">
        <w:t>function</w:t>
      </w:r>
      <w:proofErr w:type="gramEnd"/>
      <w:r w:rsidRPr="00CF1804">
        <w:t xml:space="preserve"> </w:t>
      </w:r>
      <w:proofErr w:type="spellStart"/>
      <w:r w:rsidRPr="00CF1804">
        <w:t>ren_func</w:t>
      </w:r>
      <w:proofErr w:type="spellEnd"/>
      <w:r w:rsidRPr="00CF1804">
        <w:t>(){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CF1804">
        <w:t>var</w:t>
      </w:r>
      <w:proofErr w:type="spellEnd"/>
      <w:proofErr w:type="gramEnd"/>
      <w:r w:rsidRPr="00CF1804">
        <w:t xml:space="preserve"> </w:t>
      </w:r>
      <w:proofErr w:type="spellStart"/>
      <w:r w:rsidRPr="00CF1804">
        <w:t>i</w:t>
      </w:r>
      <w:proofErr w:type="spellEnd"/>
      <w:r w:rsidRPr="00CF1804">
        <w:t>=+</w:t>
      </w:r>
      <w:proofErr w:type="spellStart"/>
      <w:r w:rsidRPr="00CF1804">
        <w:t>document.getElementById</w:t>
      </w:r>
      <w:proofErr w:type="spellEnd"/>
      <w:r w:rsidRPr="00CF1804">
        <w:t>("</w:t>
      </w:r>
      <w:proofErr w:type="spellStart"/>
      <w:r w:rsidRPr="00CF1804">
        <w:t>upd_obj</w:t>
      </w:r>
      <w:proofErr w:type="spellEnd"/>
      <w:r w:rsidRPr="00CF1804">
        <w:t>").</w:t>
      </w:r>
      <w:proofErr w:type="spellStart"/>
      <w:r w:rsidRPr="00CF1804">
        <w:t>selectedIndex</w:t>
      </w:r>
      <w:proofErr w:type="spellEnd"/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696"/>
      </w:pPr>
      <w:proofErr w:type="spellStart"/>
      <w:proofErr w:type="gramStart"/>
      <w:r w:rsidRPr="00CF1804">
        <w:t>var</w:t>
      </w:r>
      <w:proofErr w:type="spellEnd"/>
      <w:proofErr w:type="gramEnd"/>
      <w:r w:rsidRPr="00CF1804">
        <w:t xml:space="preserve"> code=$("#</w:t>
      </w:r>
      <w:proofErr w:type="spellStart"/>
      <w:r w:rsidRPr="00CF1804">
        <w:t>ren_id</w:t>
      </w:r>
      <w:proofErr w:type="spellEnd"/>
      <w:r w:rsidRPr="00CF1804">
        <w:t>").</w:t>
      </w:r>
      <w:proofErr w:type="spellStart"/>
      <w:r w:rsidRPr="00CF1804">
        <w:t>val</w:t>
      </w:r>
      <w:proofErr w:type="spellEnd"/>
      <w:r w:rsidRPr="00CF1804">
        <w:t>();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</w:r>
      <w:proofErr w:type="spellStart"/>
      <w:proofErr w:type="gramStart"/>
      <w:r w:rsidRPr="00CF1804">
        <w:t>var</w:t>
      </w:r>
      <w:proofErr w:type="spellEnd"/>
      <w:proofErr w:type="gramEnd"/>
      <w:r w:rsidRPr="00CF1804">
        <w:t xml:space="preserve"> name=$("#</w:t>
      </w:r>
      <w:proofErr w:type="spellStart"/>
      <w:r w:rsidRPr="00CF1804">
        <w:t>ren_name</w:t>
      </w:r>
      <w:proofErr w:type="spellEnd"/>
      <w:r w:rsidRPr="00CF1804">
        <w:t>").</w:t>
      </w:r>
      <w:proofErr w:type="spellStart"/>
      <w:r w:rsidRPr="00CF1804">
        <w:t>val</w:t>
      </w:r>
      <w:proofErr w:type="spellEnd"/>
      <w:r w:rsidRPr="00CF1804">
        <w:t>();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696"/>
      </w:pPr>
      <w:proofErr w:type="spellStart"/>
      <w:r w:rsidRPr="00CF1804">
        <w:t>var</w:t>
      </w:r>
      <w:proofErr w:type="spellEnd"/>
      <w:r w:rsidRPr="00CF1804">
        <w:t xml:space="preserve"> ren=$.ajax({url:'includes/ren_func.php',method:'POST',data:{code:code, </w:t>
      </w:r>
      <w:proofErr w:type="spellStart"/>
      <w:r w:rsidRPr="00CF1804">
        <w:t>name:name,i:i</w:t>
      </w:r>
      <w:proofErr w:type="spellEnd"/>
      <w:r w:rsidRPr="00CF1804">
        <w:t>}});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</w:r>
      <w:proofErr w:type="spellStart"/>
      <w:proofErr w:type="gramStart"/>
      <w:r w:rsidRPr="00CF1804">
        <w:t>ren.always</w:t>
      </w:r>
      <w:proofErr w:type="spellEnd"/>
      <w:r w:rsidRPr="00CF1804">
        <w:t>(</w:t>
      </w:r>
      <w:proofErr w:type="gramEnd"/>
      <w:r w:rsidRPr="00CF1804">
        <w:t>function(){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</w:r>
      <w:proofErr w:type="gramStart"/>
      <w:r w:rsidRPr="00CF1804">
        <w:t>console.log(</w:t>
      </w:r>
      <w:proofErr w:type="spellStart"/>
      <w:proofErr w:type="gramEnd"/>
      <w:r w:rsidRPr="00CF1804">
        <w:t>ren</w:t>
      </w:r>
      <w:proofErr w:type="spellEnd"/>
      <w:r w:rsidRPr="00CF1804">
        <w:t>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</w:r>
      <w:proofErr w:type="spellStart"/>
      <w:r w:rsidRPr="00CF1804">
        <w:t>show_all_for_</w:t>
      </w:r>
      <w:proofErr w:type="gramStart"/>
      <w:r w:rsidRPr="00CF1804">
        <w:t>admin</w:t>
      </w:r>
      <w:proofErr w:type="spellEnd"/>
      <w:r w:rsidRPr="00CF1804">
        <w:t>(</w:t>
      </w:r>
      <w:proofErr w:type="gramEnd"/>
      <w:r w:rsidRPr="00CF1804">
        <w:t>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</w:r>
      <w:proofErr w:type="gramStart"/>
      <w:r w:rsidRPr="00CF1804">
        <w:t>alert(</w:t>
      </w:r>
      <w:proofErr w:type="spellStart"/>
      <w:proofErr w:type="gramEnd"/>
      <w:r w:rsidRPr="00CF1804">
        <w:t>ren.responseText</w:t>
      </w:r>
      <w:proofErr w:type="spellEnd"/>
      <w:r w:rsidRPr="00CF1804">
        <w:t>);</w:t>
      </w:r>
      <w:r w:rsidRPr="00CF1804">
        <w:tab/>
      </w:r>
      <w:r w:rsidRPr="00CF1804">
        <w:tab/>
      </w:r>
      <w:r w:rsidRPr="00CF1804">
        <w:tab/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CF1804">
        <w:rPr>
          <w:lang w:val="ru-RU"/>
        </w:rPr>
        <w:t>});</w:t>
      </w:r>
      <w:r w:rsidRPr="00CF1804">
        <w:rPr>
          <w:lang w:val="ru-RU"/>
        </w:rPr>
        <w:tab/>
      </w:r>
      <w:r w:rsidRPr="00CF1804">
        <w:rPr>
          <w:lang w:val="ru-RU"/>
        </w:rPr>
        <w:tab/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CF1804">
        <w:rPr>
          <w:lang w:val="ru-RU"/>
        </w:rPr>
        <w:t>};</w:t>
      </w:r>
    </w:p>
    <w:p w:rsidR="00DA4CF5" w:rsidRDefault="00DA4CF5" w:rsidP="00CF1804">
      <w:pPr>
        <w:pStyle w:val="14"/>
      </w:pPr>
    </w:p>
    <w:p w:rsidR="00DA4CF5" w:rsidRDefault="00DA4CF5" w:rsidP="00CF1804">
      <w:pPr>
        <w:pStyle w:val="14"/>
      </w:pPr>
    </w:p>
    <w:p w:rsidR="00CF1804" w:rsidRDefault="00CF1804" w:rsidP="00CF1804">
      <w:pPr>
        <w:pStyle w:val="14"/>
      </w:pPr>
      <w:r>
        <w:lastRenderedPageBreak/>
        <w:t>Функция добавления в избранное: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proofErr w:type="gramStart"/>
      <w:r w:rsidRPr="00CF1804">
        <w:t>function</w:t>
      </w:r>
      <w:proofErr w:type="gramEnd"/>
      <w:r w:rsidRPr="00CF1804">
        <w:rPr>
          <w:lang w:val="ru-RU"/>
        </w:rPr>
        <w:t xml:space="preserve"> </w:t>
      </w:r>
      <w:r w:rsidRPr="00CF1804">
        <w:t>like</w:t>
      </w:r>
      <w:r w:rsidRPr="00CF1804">
        <w:rPr>
          <w:lang w:val="ru-RU"/>
        </w:rPr>
        <w:t>(</w:t>
      </w:r>
      <w:r w:rsidRPr="00CF1804">
        <w:t>code</w:t>
      </w:r>
      <w:r w:rsidRPr="00CF1804">
        <w:rPr>
          <w:lang w:val="ru-RU"/>
        </w:rPr>
        <w:t>){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rPr>
          <w:lang w:val="ru-RU"/>
        </w:rPr>
        <w:tab/>
      </w:r>
      <w:proofErr w:type="spellStart"/>
      <w:proofErr w:type="gramStart"/>
      <w:r w:rsidRPr="00CF1804">
        <w:t>var</w:t>
      </w:r>
      <w:proofErr w:type="spellEnd"/>
      <w:proofErr w:type="gramEnd"/>
      <w:r w:rsidRPr="00CF1804">
        <w:t xml:space="preserve"> </w:t>
      </w:r>
      <w:proofErr w:type="spellStart"/>
      <w:r w:rsidRPr="00CF1804">
        <w:t>i</w:t>
      </w:r>
      <w:proofErr w:type="spellEnd"/>
      <w:r w:rsidRPr="00CF1804">
        <w:t>=0;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</w:r>
      <w:proofErr w:type="spellStart"/>
      <w:proofErr w:type="gramStart"/>
      <w:r w:rsidRPr="00CF1804">
        <w:t>var</w:t>
      </w:r>
      <w:proofErr w:type="spellEnd"/>
      <w:proofErr w:type="gramEnd"/>
      <w:r w:rsidRPr="00CF1804">
        <w:t xml:space="preserve"> like=$.ajax({url:'includes/like_dislike.php', </w:t>
      </w:r>
      <w:proofErr w:type="spellStart"/>
      <w:r w:rsidRPr="00CF1804">
        <w:t>method:'POST</w:t>
      </w:r>
      <w:proofErr w:type="spellEnd"/>
      <w:r w:rsidRPr="00CF1804">
        <w:t>', data:{</w:t>
      </w:r>
      <w:proofErr w:type="spellStart"/>
      <w:r w:rsidRPr="00CF1804">
        <w:t>idc:code</w:t>
      </w:r>
      <w:proofErr w:type="spellEnd"/>
      <w:r w:rsidRPr="00CF1804">
        <w:t>, a:i}})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</w:r>
      <w:proofErr w:type="spellStart"/>
      <w:proofErr w:type="gramStart"/>
      <w:r w:rsidRPr="00CF1804">
        <w:t>like.always</w:t>
      </w:r>
      <w:proofErr w:type="spellEnd"/>
      <w:r w:rsidRPr="00CF1804">
        <w:t>(</w:t>
      </w:r>
      <w:proofErr w:type="gramEnd"/>
      <w:r w:rsidRPr="00CF1804">
        <w:t>function(){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</w:r>
      <w:proofErr w:type="gramStart"/>
      <w:r w:rsidRPr="00CF1804">
        <w:t>console.log(</w:t>
      </w:r>
      <w:proofErr w:type="gramEnd"/>
      <w:r w:rsidRPr="00CF1804">
        <w:t>like);</w:t>
      </w:r>
    </w:p>
    <w:p w:rsidR="00CF1804" w:rsidRPr="002A68AE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CF1804">
        <w:tab/>
      </w:r>
      <w:r>
        <w:t>show</w:t>
      </w:r>
      <w:r w:rsidRPr="002A68AE">
        <w:rPr>
          <w:lang w:val="ru-RU"/>
        </w:rPr>
        <w:t>_</w:t>
      </w:r>
      <w:proofErr w:type="gramStart"/>
      <w:r>
        <w:t>all</w:t>
      </w:r>
      <w:r w:rsidRPr="002A68AE">
        <w:rPr>
          <w:lang w:val="ru-RU"/>
        </w:rPr>
        <w:t>(</w:t>
      </w:r>
      <w:proofErr w:type="gramEnd"/>
      <w:r w:rsidRPr="002A68AE">
        <w:rPr>
          <w:lang w:val="ru-RU"/>
        </w:rPr>
        <w:t>"Композиция");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2A68AE">
        <w:rPr>
          <w:lang w:val="ru-RU"/>
        </w:rPr>
        <w:tab/>
      </w:r>
      <w:r w:rsidRPr="00CF1804">
        <w:rPr>
          <w:lang w:val="ru-RU"/>
        </w:rPr>
        <w:t>});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CF1804">
        <w:rPr>
          <w:lang w:val="ru-RU"/>
        </w:rPr>
        <w:t>};</w:t>
      </w:r>
    </w:p>
    <w:p w:rsidR="00CF1804" w:rsidRDefault="00CF1804" w:rsidP="00CF1804">
      <w:pPr>
        <w:pStyle w:val="14"/>
      </w:pPr>
      <w:r>
        <w:t>Функция удаления из избранного:</w:t>
      </w:r>
    </w:p>
    <w:p w:rsidR="00CF1804" w:rsidRPr="002A68AE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CF1804">
        <w:t>function</w:t>
      </w:r>
      <w:proofErr w:type="gramEnd"/>
      <w:r w:rsidRPr="002A68AE">
        <w:t xml:space="preserve"> </w:t>
      </w:r>
      <w:r w:rsidRPr="00CF1804">
        <w:t>dislike</w:t>
      </w:r>
      <w:r w:rsidRPr="002A68AE">
        <w:t>(</w:t>
      </w:r>
      <w:r w:rsidRPr="00CF1804">
        <w:t>code</w:t>
      </w:r>
      <w:r w:rsidRPr="002A68AE">
        <w:t>){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68AE">
        <w:tab/>
      </w:r>
      <w:proofErr w:type="spellStart"/>
      <w:proofErr w:type="gramStart"/>
      <w:r w:rsidRPr="00CF1804">
        <w:t>var</w:t>
      </w:r>
      <w:proofErr w:type="spellEnd"/>
      <w:proofErr w:type="gramEnd"/>
      <w:r w:rsidRPr="00CF1804">
        <w:t xml:space="preserve"> </w:t>
      </w:r>
      <w:proofErr w:type="spellStart"/>
      <w:r w:rsidRPr="00CF1804">
        <w:t>i</w:t>
      </w:r>
      <w:proofErr w:type="spellEnd"/>
      <w:r w:rsidRPr="00CF1804">
        <w:t>=1;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</w:r>
      <w:proofErr w:type="spellStart"/>
      <w:proofErr w:type="gramStart"/>
      <w:r w:rsidRPr="00CF1804">
        <w:t>var</w:t>
      </w:r>
      <w:proofErr w:type="spellEnd"/>
      <w:proofErr w:type="gramEnd"/>
      <w:r w:rsidRPr="00CF1804">
        <w:t xml:space="preserve"> like=$.ajax({url:'includes/like_dislike.php', </w:t>
      </w:r>
      <w:proofErr w:type="spellStart"/>
      <w:r w:rsidRPr="00CF1804">
        <w:t>method:'POST</w:t>
      </w:r>
      <w:proofErr w:type="spellEnd"/>
      <w:r w:rsidRPr="00CF1804">
        <w:t>', data:{</w:t>
      </w:r>
      <w:proofErr w:type="spellStart"/>
      <w:r w:rsidRPr="00CF1804">
        <w:t>idc:code</w:t>
      </w:r>
      <w:proofErr w:type="spellEnd"/>
      <w:r w:rsidRPr="00CF1804">
        <w:t>, a:i}})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</w:r>
      <w:proofErr w:type="spellStart"/>
      <w:proofErr w:type="gramStart"/>
      <w:r w:rsidRPr="00CF1804">
        <w:t>like.always</w:t>
      </w:r>
      <w:proofErr w:type="spellEnd"/>
      <w:r w:rsidRPr="00CF1804">
        <w:t>(</w:t>
      </w:r>
      <w:proofErr w:type="gramEnd"/>
      <w:r w:rsidRPr="00CF1804">
        <w:t>function(){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</w:r>
      <w:proofErr w:type="gramStart"/>
      <w:r w:rsidRPr="00CF1804">
        <w:t>console.log(</w:t>
      </w:r>
      <w:proofErr w:type="gramEnd"/>
      <w:r w:rsidRPr="00CF1804">
        <w:t>like);</w:t>
      </w:r>
    </w:p>
    <w:p w:rsidR="00CF1804" w:rsidRPr="002A68AE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CF1804">
        <w:tab/>
      </w:r>
      <w:r>
        <w:t>show</w:t>
      </w:r>
      <w:r w:rsidRPr="002A68AE">
        <w:rPr>
          <w:lang w:val="ru-RU"/>
        </w:rPr>
        <w:t>_</w:t>
      </w:r>
      <w:proofErr w:type="gramStart"/>
      <w:r>
        <w:t>all</w:t>
      </w:r>
      <w:r w:rsidRPr="002A68AE">
        <w:rPr>
          <w:lang w:val="ru-RU"/>
        </w:rPr>
        <w:t>(</w:t>
      </w:r>
      <w:proofErr w:type="gramEnd"/>
      <w:r w:rsidRPr="002A68AE">
        <w:rPr>
          <w:lang w:val="ru-RU"/>
        </w:rPr>
        <w:t>"Композиция");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2A68AE">
        <w:rPr>
          <w:lang w:val="ru-RU"/>
        </w:rPr>
        <w:tab/>
      </w:r>
      <w:r w:rsidRPr="00CF1804">
        <w:rPr>
          <w:lang w:val="ru-RU"/>
        </w:rPr>
        <w:t>});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CF1804">
        <w:rPr>
          <w:lang w:val="ru-RU"/>
        </w:rPr>
        <w:t>};</w:t>
      </w:r>
    </w:p>
    <w:p w:rsidR="00CF1804" w:rsidRDefault="00CF1804" w:rsidP="00CF1804">
      <w:pPr>
        <w:pStyle w:val="14"/>
      </w:pPr>
      <w:r>
        <w:t xml:space="preserve">Функция добавления </w:t>
      </w:r>
      <w:proofErr w:type="spellStart"/>
      <w:r>
        <w:t>медиаданных</w:t>
      </w:r>
      <w:proofErr w:type="spellEnd"/>
      <w:r>
        <w:t>:</w:t>
      </w:r>
    </w:p>
    <w:p w:rsid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function</w:t>
      </w:r>
      <w:proofErr w:type="gramEnd"/>
      <w:r>
        <w:t xml:space="preserve"> </w:t>
      </w:r>
      <w:proofErr w:type="spellStart"/>
      <w:r>
        <w:t>upl_func</w:t>
      </w:r>
      <w:proofErr w:type="spellEnd"/>
      <w:r>
        <w:t>(){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696"/>
      </w:pPr>
      <w:proofErr w:type="spellStart"/>
      <w:r w:rsidRPr="00CF1804">
        <w:t>var</w:t>
      </w:r>
      <w:proofErr w:type="spellEnd"/>
      <w:r w:rsidRPr="00CF1804">
        <w:t xml:space="preserve"> um=$.</w:t>
      </w:r>
      <w:proofErr w:type="gramStart"/>
      <w:r w:rsidRPr="00CF1804">
        <w:t>ajax(</w:t>
      </w:r>
      <w:proofErr w:type="gramEnd"/>
      <w:r w:rsidRPr="00CF1804">
        <w:t xml:space="preserve">{url:'includes/upd_media.php', </w:t>
      </w:r>
      <w:proofErr w:type="spellStart"/>
      <w:r w:rsidRPr="00CF1804">
        <w:t>method:'POST</w:t>
      </w:r>
      <w:proofErr w:type="spellEnd"/>
      <w:r w:rsidRPr="00CF1804">
        <w:t>', data:{code:$("#</w:t>
      </w:r>
      <w:proofErr w:type="spellStart"/>
      <w:r w:rsidRPr="00CF1804">
        <w:t>upl_id</w:t>
      </w:r>
      <w:proofErr w:type="spellEnd"/>
      <w:r w:rsidRPr="00CF1804">
        <w:t>").</w:t>
      </w:r>
      <w:proofErr w:type="spellStart"/>
      <w:r w:rsidRPr="00CF1804">
        <w:t>val</w:t>
      </w:r>
      <w:proofErr w:type="spellEnd"/>
      <w:r w:rsidRPr="00CF1804">
        <w:t>()}});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</w:r>
      <w:proofErr w:type="spellStart"/>
      <w:proofErr w:type="gramStart"/>
      <w:r w:rsidRPr="00CF1804">
        <w:t>um.always</w:t>
      </w:r>
      <w:proofErr w:type="spellEnd"/>
      <w:r w:rsidRPr="00CF1804">
        <w:t>(</w:t>
      </w:r>
      <w:proofErr w:type="gramEnd"/>
      <w:r w:rsidRPr="00CF1804">
        <w:t>function(){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</w:r>
      <w:r w:rsidRPr="00CF1804">
        <w:tab/>
      </w:r>
      <w:proofErr w:type="gramStart"/>
      <w:r w:rsidRPr="00CF1804">
        <w:t>console.log(</w:t>
      </w:r>
      <w:proofErr w:type="gramEnd"/>
      <w:r w:rsidRPr="00CF1804">
        <w:t>um);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  <w:t>});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</w:r>
      <w:proofErr w:type="spellStart"/>
      <w:proofErr w:type="gramStart"/>
      <w:r w:rsidRPr="00CF1804">
        <w:t>var</w:t>
      </w:r>
      <w:proofErr w:type="spellEnd"/>
      <w:proofErr w:type="gramEnd"/>
      <w:r w:rsidRPr="00CF1804">
        <w:t xml:space="preserve"> data = new </w:t>
      </w:r>
      <w:proofErr w:type="spellStart"/>
      <w:r w:rsidRPr="00CF1804">
        <w:t>FormData</w:t>
      </w:r>
      <w:proofErr w:type="spellEnd"/>
      <w:r w:rsidRPr="00CF1804">
        <w:t>();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$.</w:t>
      </w:r>
      <w:proofErr w:type="gramStart"/>
      <w:r w:rsidRPr="00CF1804">
        <w:t>each(</w:t>
      </w:r>
      <w:proofErr w:type="gramEnd"/>
      <w:r>
        <w:t xml:space="preserve"> files, function( key, value ){</w:t>
      </w:r>
      <w:proofErr w:type="spellStart"/>
      <w:r w:rsidRPr="00CF1804">
        <w:t>data.append</w:t>
      </w:r>
      <w:proofErr w:type="spellEnd"/>
      <w:r w:rsidRPr="00CF1804">
        <w:t>( key, value 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});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  <w:t>$.</w:t>
      </w:r>
      <w:proofErr w:type="gramStart"/>
      <w:r w:rsidRPr="00CF1804">
        <w:t>ajax({</w:t>
      </w:r>
      <w:proofErr w:type="gramEnd"/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</w:t>
      </w:r>
      <w:proofErr w:type="gramStart"/>
      <w:r w:rsidRPr="00CF1804">
        <w:t>url</w:t>
      </w:r>
      <w:proofErr w:type="gramEnd"/>
      <w:r w:rsidRPr="00CF1804">
        <w:t>: './</w:t>
      </w:r>
      <w:proofErr w:type="spellStart"/>
      <w:r w:rsidRPr="00CF1804">
        <w:t>submit.php?uploadfiles</w:t>
      </w:r>
      <w:proofErr w:type="spellEnd"/>
      <w:r w:rsidRPr="00CF1804">
        <w:t>',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</w:t>
      </w:r>
      <w:proofErr w:type="gramStart"/>
      <w:r w:rsidRPr="00CF1804">
        <w:t>type</w:t>
      </w:r>
      <w:proofErr w:type="gramEnd"/>
      <w:r w:rsidRPr="00CF1804">
        <w:t>: 'POST',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</w:t>
      </w:r>
      <w:proofErr w:type="gramStart"/>
      <w:r w:rsidRPr="00CF1804">
        <w:t>data</w:t>
      </w:r>
      <w:proofErr w:type="gramEnd"/>
      <w:r w:rsidRPr="00CF1804">
        <w:t>: data,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</w:t>
      </w:r>
      <w:proofErr w:type="gramStart"/>
      <w:r w:rsidRPr="00CF1804">
        <w:t>cache</w:t>
      </w:r>
      <w:proofErr w:type="gramEnd"/>
      <w:r w:rsidRPr="00CF1804">
        <w:t>: false,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</w:t>
      </w:r>
      <w:proofErr w:type="spellStart"/>
      <w:proofErr w:type="gramStart"/>
      <w:r w:rsidRPr="00CF1804">
        <w:t>dataType</w:t>
      </w:r>
      <w:proofErr w:type="spellEnd"/>
      <w:proofErr w:type="gramEnd"/>
      <w:r w:rsidRPr="00CF1804">
        <w:t>: '</w:t>
      </w:r>
      <w:proofErr w:type="spellStart"/>
      <w:r w:rsidRPr="00CF1804">
        <w:t>json</w:t>
      </w:r>
      <w:proofErr w:type="spellEnd"/>
      <w:r w:rsidRPr="00CF1804">
        <w:t>',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</w:t>
      </w:r>
      <w:proofErr w:type="spellStart"/>
      <w:proofErr w:type="gramStart"/>
      <w:r w:rsidRPr="00CF1804">
        <w:t>processData</w:t>
      </w:r>
      <w:proofErr w:type="spellEnd"/>
      <w:proofErr w:type="gramEnd"/>
      <w:r w:rsidRPr="00CF1804">
        <w:t>: false,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</w:t>
      </w:r>
      <w:proofErr w:type="spellStart"/>
      <w:proofErr w:type="gramStart"/>
      <w:r w:rsidRPr="00CF1804">
        <w:t>contentType</w:t>
      </w:r>
      <w:proofErr w:type="spellEnd"/>
      <w:proofErr w:type="gramEnd"/>
      <w:r w:rsidRPr="00CF1804">
        <w:t>: false,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</w:t>
      </w:r>
      <w:proofErr w:type="gramStart"/>
      <w:r w:rsidRPr="00CF1804">
        <w:t>success</w:t>
      </w:r>
      <w:proofErr w:type="gramEnd"/>
      <w:r w:rsidRPr="00CF1804">
        <w:t xml:space="preserve">: function( respond, </w:t>
      </w:r>
      <w:proofErr w:type="spellStart"/>
      <w:r w:rsidRPr="00CF1804">
        <w:t>textStatus</w:t>
      </w:r>
      <w:proofErr w:type="spellEnd"/>
      <w:r w:rsidRPr="00CF1804">
        <w:t xml:space="preserve">, </w:t>
      </w:r>
      <w:proofErr w:type="spellStart"/>
      <w:r w:rsidRPr="00CF1804">
        <w:t>jqXHR</w:t>
      </w:r>
      <w:proofErr w:type="spellEnd"/>
      <w:r w:rsidRPr="00CF1804">
        <w:t xml:space="preserve"> ){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    </w:t>
      </w:r>
      <w:proofErr w:type="gramStart"/>
      <w:r w:rsidRPr="00CF1804">
        <w:t>if(</w:t>
      </w:r>
      <w:proofErr w:type="gramEnd"/>
      <w:r w:rsidRPr="00CF1804">
        <w:t xml:space="preserve"> </w:t>
      </w:r>
      <w:proofErr w:type="spellStart"/>
      <w:r w:rsidRPr="00CF1804">
        <w:t>typeof</w:t>
      </w:r>
      <w:proofErr w:type="spellEnd"/>
      <w:r w:rsidRPr="00CF1804">
        <w:t xml:space="preserve"> </w:t>
      </w:r>
      <w:proofErr w:type="spellStart"/>
      <w:r w:rsidRPr="00CF1804">
        <w:t>respond.error</w:t>
      </w:r>
      <w:proofErr w:type="spellEnd"/>
      <w:r w:rsidRPr="00CF1804">
        <w:t xml:space="preserve"> === 'undefined' ){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        </w:t>
      </w:r>
      <w:proofErr w:type="spellStart"/>
      <w:proofErr w:type="gramStart"/>
      <w:r w:rsidRPr="00CF1804">
        <w:t>var</w:t>
      </w:r>
      <w:proofErr w:type="spellEnd"/>
      <w:proofErr w:type="gramEnd"/>
      <w:r w:rsidRPr="00CF1804">
        <w:t xml:space="preserve"> </w:t>
      </w:r>
      <w:proofErr w:type="spellStart"/>
      <w:r w:rsidRPr="00CF1804">
        <w:t>files_path</w:t>
      </w:r>
      <w:proofErr w:type="spellEnd"/>
      <w:r w:rsidRPr="00CF1804">
        <w:t xml:space="preserve"> = </w:t>
      </w:r>
      <w:proofErr w:type="spellStart"/>
      <w:r w:rsidRPr="00CF1804">
        <w:t>respond.files</w:t>
      </w:r>
      <w:proofErr w:type="spellEnd"/>
      <w:r w:rsidRPr="00CF1804">
        <w:t>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        </w:t>
      </w:r>
      <w:proofErr w:type="spellStart"/>
      <w:proofErr w:type="gramStart"/>
      <w:r w:rsidRPr="00CF1804">
        <w:t>var</w:t>
      </w:r>
      <w:proofErr w:type="spellEnd"/>
      <w:proofErr w:type="gramEnd"/>
      <w:r w:rsidRPr="00CF1804">
        <w:t xml:space="preserve"> html = '';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        $.each( </w:t>
      </w:r>
      <w:proofErr w:type="spellStart"/>
      <w:r w:rsidRPr="00CF1804">
        <w:t>files_path</w:t>
      </w:r>
      <w:proofErr w:type="spellEnd"/>
      <w:r w:rsidRPr="00CF1804">
        <w:t xml:space="preserve">, function( key, </w:t>
      </w:r>
      <w:proofErr w:type="spellStart"/>
      <w:r w:rsidRPr="00CF1804">
        <w:t>val</w:t>
      </w:r>
      <w:proofErr w:type="spellEnd"/>
      <w:r w:rsidRPr="00CF1804">
        <w:t xml:space="preserve"> ){ html += </w:t>
      </w:r>
      <w:proofErr w:type="spellStart"/>
      <w:r w:rsidRPr="00CF1804">
        <w:t>val</w:t>
      </w:r>
      <w:proofErr w:type="spellEnd"/>
      <w:r w:rsidRPr="00CF1804">
        <w:t xml:space="preserve"> +'&lt;</w:t>
      </w:r>
      <w:proofErr w:type="spellStart"/>
      <w:r w:rsidRPr="00CF1804">
        <w:t>br</w:t>
      </w:r>
      <w:proofErr w:type="spellEnd"/>
      <w:r w:rsidRPr="00CF1804">
        <w:t>&gt;'; } )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 w:rsidRPr="00CF1804">
        <w:t>show_all_for_</w:t>
      </w:r>
      <w:proofErr w:type="gramStart"/>
      <w:r w:rsidRPr="00CF1804">
        <w:t>admin</w:t>
      </w:r>
      <w:proofErr w:type="spellEnd"/>
      <w:r w:rsidRPr="00CF1804">
        <w:t>(</w:t>
      </w:r>
      <w:proofErr w:type="gramEnd"/>
      <w:r w:rsidRPr="00CF1804">
        <w:t>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  }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</w:t>
      </w:r>
      <w:proofErr w:type="gramStart"/>
      <w:r w:rsidRPr="00CF1804">
        <w:t>else{</w:t>
      </w:r>
      <w:proofErr w:type="gramEnd"/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</w:t>
      </w:r>
      <w:proofErr w:type="gramStart"/>
      <w:r w:rsidRPr="00CF1804">
        <w:t>console.log(</w:t>
      </w:r>
      <w:proofErr w:type="gramEnd"/>
      <w:r w:rsidRPr="00CF1804">
        <w:t>'</w:t>
      </w:r>
      <w:r>
        <w:t>ОШИБКИ</w:t>
      </w:r>
      <w:r w:rsidRPr="00CF1804">
        <w:t xml:space="preserve"> </w:t>
      </w:r>
      <w:r>
        <w:t>ОТВЕТА</w:t>
      </w:r>
      <w:r w:rsidRPr="00CF1804">
        <w:t xml:space="preserve"> </w:t>
      </w:r>
      <w:proofErr w:type="spellStart"/>
      <w:r>
        <w:t>сервера</w:t>
      </w:r>
      <w:proofErr w:type="spellEnd"/>
      <w:r w:rsidRPr="00CF1804">
        <w:t xml:space="preserve">: ' + </w:t>
      </w:r>
      <w:proofErr w:type="spellStart"/>
      <w:r w:rsidRPr="00CF1804">
        <w:t>respond.error</w:t>
      </w:r>
      <w:proofErr w:type="spellEnd"/>
      <w:r w:rsidRPr="00CF1804">
        <w:t xml:space="preserve"> 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}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lastRenderedPageBreak/>
        <w:t>},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CF1804">
        <w:t>error</w:t>
      </w:r>
      <w:proofErr w:type="gramEnd"/>
      <w:r w:rsidRPr="00CF1804">
        <w:t xml:space="preserve">: function( </w:t>
      </w:r>
      <w:proofErr w:type="spellStart"/>
      <w:r w:rsidRPr="00CF1804">
        <w:t>jqXHR</w:t>
      </w:r>
      <w:proofErr w:type="spellEnd"/>
      <w:r w:rsidRPr="00CF1804">
        <w:t xml:space="preserve">, </w:t>
      </w:r>
      <w:proofErr w:type="spellStart"/>
      <w:r w:rsidRPr="00CF1804">
        <w:t>textStatus</w:t>
      </w:r>
      <w:proofErr w:type="spellEnd"/>
      <w:r w:rsidRPr="00CF1804">
        <w:t xml:space="preserve">, </w:t>
      </w:r>
      <w:proofErr w:type="spellStart"/>
      <w:r w:rsidRPr="00CF1804">
        <w:t>errorThrown</w:t>
      </w:r>
      <w:proofErr w:type="spellEnd"/>
      <w:r w:rsidRPr="00CF1804">
        <w:t xml:space="preserve"> ){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</w:t>
      </w:r>
      <w:proofErr w:type="gramStart"/>
      <w:r w:rsidRPr="00CF1804">
        <w:t>console.log(</w:t>
      </w:r>
      <w:proofErr w:type="gramEnd"/>
      <w:r w:rsidRPr="00CF1804">
        <w:t>'</w:t>
      </w:r>
      <w:r>
        <w:t>ОШИБКИ</w:t>
      </w:r>
      <w:r w:rsidRPr="00CF1804">
        <w:t xml:space="preserve"> AJAX </w:t>
      </w:r>
      <w:proofErr w:type="spellStart"/>
      <w:r>
        <w:t>запроса</w:t>
      </w:r>
      <w:proofErr w:type="spellEnd"/>
      <w:r w:rsidRPr="00CF1804">
        <w:t xml:space="preserve">: ' + </w:t>
      </w:r>
      <w:proofErr w:type="spellStart"/>
      <w:r w:rsidRPr="00CF1804">
        <w:t>textStatus</w:t>
      </w:r>
      <w:proofErr w:type="spellEnd"/>
      <w:r w:rsidRPr="00CF1804">
        <w:t xml:space="preserve"> );</w:t>
      </w:r>
    </w:p>
    <w:p w:rsidR="00CF1804" w:rsidRPr="00632B66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2A68AE">
        <w:t xml:space="preserve">    </w:t>
      </w:r>
      <w:r w:rsidRPr="00632B66">
        <w:rPr>
          <w:lang w:val="ru-RU"/>
        </w:rPr>
        <w:t>}</w:t>
      </w:r>
    </w:p>
    <w:p w:rsidR="00CF1804" w:rsidRPr="00632B66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632B66">
        <w:rPr>
          <w:lang w:val="ru-RU"/>
        </w:rPr>
        <w:t xml:space="preserve"> });</w:t>
      </w:r>
    </w:p>
    <w:p w:rsidR="00CF1804" w:rsidRPr="00632B66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632B66">
        <w:rPr>
          <w:lang w:val="ru-RU"/>
        </w:rPr>
        <w:t>};</w:t>
      </w:r>
    </w:p>
    <w:p w:rsidR="00157D7B" w:rsidRPr="00632B66" w:rsidRDefault="00157D7B" w:rsidP="00CF1804">
      <w:pPr>
        <w:pStyle w:val="af0"/>
        <w:rPr>
          <w:lang w:val="ru-RU"/>
        </w:rPr>
      </w:pPr>
      <w:r w:rsidRPr="00632B66">
        <w:rPr>
          <w:lang w:val="ru-RU"/>
        </w:rPr>
        <w:br w:type="page"/>
      </w:r>
    </w:p>
    <w:p w:rsidR="00157D7B" w:rsidRPr="00A4187C" w:rsidRDefault="00157D7B" w:rsidP="00157D7B">
      <w:pPr>
        <w:pStyle w:val="11"/>
        <w:jc w:val="right"/>
      </w:pPr>
      <w:bookmarkStart w:id="253" w:name="_Toc483433808"/>
      <w:r w:rsidRPr="00A4187C">
        <w:lastRenderedPageBreak/>
        <w:t xml:space="preserve">ПРИЛОЖЕНИЕ </w:t>
      </w:r>
      <w:proofErr w:type="gramStart"/>
      <w:r w:rsidRPr="00A4187C">
        <w:t>В</w:t>
      </w:r>
      <w:bookmarkEnd w:id="253"/>
      <w:proofErr w:type="gramEnd"/>
    </w:p>
    <w:p w:rsidR="00157D7B" w:rsidRDefault="00632B66" w:rsidP="00632B66">
      <w:pPr>
        <w:pStyle w:val="a3"/>
        <w:spacing w:line="480" w:lineRule="auto"/>
        <w:ind w:left="720" w:firstLine="0"/>
        <w:jc w:val="center"/>
      </w:pPr>
      <w:r>
        <w:t xml:space="preserve">Основные фрагменты </w:t>
      </w:r>
      <w:r>
        <w:rPr>
          <w:lang w:val="en-US"/>
        </w:rPr>
        <w:t>PHP</w:t>
      </w:r>
      <w:r>
        <w:t>-кода</w:t>
      </w:r>
    </w:p>
    <w:p w:rsidR="00632B66" w:rsidRPr="002A68AE" w:rsidRDefault="00632B66" w:rsidP="00632B66">
      <w:pPr>
        <w:pStyle w:val="14"/>
        <w:rPr>
          <w:lang w:val="en-US"/>
        </w:rPr>
      </w:pPr>
      <w:r>
        <w:t>Скрипт</w:t>
      </w:r>
      <w:r w:rsidRPr="002A68AE">
        <w:rPr>
          <w:lang w:val="en-US"/>
        </w:rPr>
        <w:t xml:space="preserve"> </w:t>
      </w:r>
      <w:r>
        <w:t>процесса</w:t>
      </w:r>
      <w:r w:rsidRPr="002A68AE">
        <w:rPr>
          <w:lang w:val="en-US"/>
        </w:rPr>
        <w:t xml:space="preserve"> </w:t>
      </w:r>
      <w:r>
        <w:t>авторизации</w:t>
      </w:r>
      <w:r w:rsidRPr="002A68AE">
        <w:rPr>
          <w:lang w:val="en-US"/>
        </w:rPr>
        <w:t>: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&lt;?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require_</w:t>
      </w:r>
      <w:proofErr w:type="gramStart"/>
      <w:r>
        <w:t>once</w:t>
      </w:r>
      <w:proofErr w:type="spellEnd"/>
      <w:r>
        <w:t>(</w:t>
      </w:r>
      <w:proofErr w:type="gramEnd"/>
      <w:r>
        <w:t>"</w:t>
      </w:r>
      <w:proofErr w:type="spellStart"/>
      <w:r>
        <w:t>connection.php</w:t>
      </w:r>
      <w:proofErr w:type="spellEnd"/>
      <w:r>
        <w:t xml:space="preserve">"); 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if(($_POST["</w:t>
      </w:r>
      <w:proofErr w:type="spellStart"/>
      <w:r>
        <w:t>login_name</w:t>
      </w:r>
      <w:proofErr w:type="spellEnd"/>
      <w:r>
        <w:t>"]=="")||($_POST["</w:t>
      </w:r>
      <w:proofErr w:type="spellStart"/>
      <w:r>
        <w:t>login_pass</w:t>
      </w:r>
      <w:proofErr w:type="spellEnd"/>
      <w:r>
        <w:t>"]=="")) {echo("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необходимые</w:t>
      </w:r>
      <w:proofErr w:type="spellEnd"/>
      <w:r>
        <w:t xml:space="preserve"> </w:t>
      </w:r>
      <w:proofErr w:type="spellStart"/>
      <w:r>
        <w:t>данные</w:t>
      </w:r>
      <w:proofErr w:type="spellEnd"/>
      <w:r>
        <w:t>!");}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632B66">
        <w:t>else</w:t>
      </w:r>
      <w:proofErr w:type="gramEnd"/>
      <w:r w:rsidRPr="00632B66">
        <w:t xml:space="preserve"> {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$user=$</w:t>
      </w:r>
      <w:proofErr w:type="spellStart"/>
      <w:r w:rsidRPr="00632B66">
        <w:t>db</w:t>
      </w:r>
      <w:proofErr w:type="spellEnd"/>
      <w:r w:rsidRPr="00632B66">
        <w:t>-&gt;</w:t>
      </w:r>
      <w:proofErr w:type="gramStart"/>
      <w:r w:rsidRPr="00632B66">
        <w:t>query(</w:t>
      </w:r>
      <w:proofErr w:type="gramEnd"/>
      <w:r w:rsidRPr="00632B66">
        <w:t xml:space="preserve">"CALL </w:t>
      </w:r>
      <w:proofErr w:type="spellStart"/>
      <w:r w:rsidRPr="00632B66">
        <w:t>GetPass</w:t>
      </w:r>
      <w:proofErr w:type="spellEnd"/>
      <w:r w:rsidRPr="00632B66">
        <w:t>('{$_POST['</w:t>
      </w:r>
      <w:proofErr w:type="spellStart"/>
      <w:r w:rsidRPr="00632B66">
        <w:t>login_name</w:t>
      </w:r>
      <w:proofErr w:type="spellEnd"/>
      <w:r w:rsidRPr="00632B66">
        <w:t>']}')");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$</w:t>
      </w:r>
      <w:proofErr w:type="spellStart"/>
      <w:r w:rsidRPr="00632B66">
        <w:t>user_data</w:t>
      </w:r>
      <w:proofErr w:type="spellEnd"/>
      <w:r w:rsidRPr="00632B66">
        <w:t xml:space="preserve"> = $user-&gt;</w:t>
      </w:r>
      <w:proofErr w:type="spellStart"/>
      <w:r w:rsidRPr="00632B66">
        <w:t>fetch_</w:t>
      </w:r>
      <w:proofErr w:type="gramStart"/>
      <w:r w:rsidRPr="00632B66">
        <w:t>array</w:t>
      </w:r>
      <w:proofErr w:type="spellEnd"/>
      <w:r w:rsidRPr="00632B66">
        <w:t>(</w:t>
      </w:r>
      <w:proofErr w:type="gramEnd"/>
      <w:r w:rsidRPr="00632B66">
        <w:t>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</w:r>
      <w:proofErr w:type="gramStart"/>
      <w:r w:rsidRPr="00632B66">
        <w:t>while(</w:t>
      </w:r>
      <w:proofErr w:type="gramEnd"/>
      <w:r w:rsidRPr="00632B66">
        <w:t>$</w:t>
      </w:r>
      <w:proofErr w:type="spellStart"/>
      <w:r w:rsidRPr="00632B66">
        <w:t>db</w:t>
      </w:r>
      <w:proofErr w:type="spellEnd"/>
      <w:r w:rsidRPr="00632B66">
        <w:t>-&gt;</w:t>
      </w:r>
      <w:proofErr w:type="spellStart"/>
      <w:r w:rsidRPr="00632B66">
        <w:t>more_results</w:t>
      </w:r>
      <w:proofErr w:type="spellEnd"/>
      <w:r w:rsidRPr="00632B66">
        <w:t xml:space="preserve">()){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</w:r>
      <w:r w:rsidRPr="00632B66">
        <w:tab/>
      </w:r>
      <w:r w:rsidRPr="00632B66">
        <w:tab/>
      </w:r>
      <w:r w:rsidRPr="00632B66">
        <w:tab/>
        <w:t>$</w:t>
      </w:r>
      <w:proofErr w:type="spellStart"/>
      <w:r w:rsidRPr="00632B66">
        <w:t>db</w:t>
      </w:r>
      <w:proofErr w:type="spellEnd"/>
      <w:r w:rsidRPr="00632B66">
        <w:t>-&gt;</w:t>
      </w:r>
      <w:proofErr w:type="spellStart"/>
      <w:r w:rsidRPr="00632B66">
        <w:t>next_</w:t>
      </w:r>
      <w:proofErr w:type="gramStart"/>
      <w:r w:rsidRPr="00632B66">
        <w:t>result</w:t>
      </w:r>
      <w:proofErr w:type="spellEnd"/>
      <w:r w:rsidRPr="00632B66">
        <w:t>(</w:t>
      </w:r>
      <w:proofErr w:type="gramEnd"/>
      <w:r w:rsidRPr="00632B66">
        <w:t xml:space="preserve">);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</w:r>
      <w:r w:rsidRPr="00632B66">
        <w:tab/>
      </w:r>
      <w:r w:rsidRPr="00632B66">
        <w:tab/>
        <w:t>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if(($user_data["</w:t>
      </w:r>
      <w:r>
        <w:t>ЛогинПользователя</w:t>
      </w:r>
      <w:r w:rsidRPr="00632B66">
        <w:t>"]==$_POST["login_name"])&amp;&amp;($user_data["</w:t>
      </w:r>
      <w:r>
        <w:t>Пароль</w:t>
      </w:r>
      <w:r w:rsidRPr="00632B66">
        <w:t>"]==$_POST["login_pass"]))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{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</w:r>
      <w:proofErr w:type="spellStart"/>
      <w:r w:rsidRPr="00632B66">
        <w:t>session_</w:t>
      </w:r>
      <w:proofErr w:type="gramStart"/>
      <w:r w:rsidRPr="00632B66">
        <w:t>start</w:t>
      </w:r>
      <w:proofErr w:type="spellEnd"/>
      <w:r w:rsidRPr="00632B66">
        <w:t>(</w:t>
      </w:r>
      <w:proofErr w:type="gramEnd"/>
      <w:r w:rsidRPr="00632B66">
        <w:t>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$_</w:t>
      </w:r>
      <w:proofErr w:type="gramStart"/>
      <w:r w:rsidRPr="00632B66">
        <w:t>SESSION[</w:t>
      </w:r>
      <w:proofErr w:type="gramEnd"/>
      <w:r w:rsidRPr="00632B66">
        <w:t>"name"]=$_POST["</w:t>
      </w:r>
      <w:proofErr w:type="spellStart"/>
      <w:r w:rsidRPr="00632B66">
        <w:t>login_name</w:t>
      </w:r>
      <w:proofErr w:type="spellEnd"/>
      <w:r w:rsidRPr="00632B66">
        <w:t>"];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$_</w:t>
      </w:r>
      <w:proofErr w:type="gramStart"/>
      <w:r w:rsidRPr="00632B66">
        <w:t>SESSION[</w:t>
      </w:r>
      <w:proofErr w:type="gramEnd"/>
      <w:r w:rsidRPr="00632B66">
        <w:t>"password"]=$_POST["</w:t>
      </w:r>
      <w:proofErr w:type="spellStart"/>
      <w:r w:rsidRPr="00632B66">
        <w:t>login_pass</w:t>
      </w:r>
      <w:proofErr w:type="spellEnd"/>
      <w:r w:rsidRPr="00632B66">
        <w:t>"];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$_</w:t>
      </w:r>
      <w:proofErr w:type="gramStart"/>
      <w:r w:rsidRPr="00632B66">
        <w:t>SESSION[</w:t>
      </w:r>
      <w:proofErr w:type="gramEnd"/>
      <w:r w:rsidRPr="00632B66">
        <w:t>"role"]=$</w:t>
      </w:r>
      <w:proofErr w:type="spellStart"/>
      <w:r w:rsidRPr="00632B66">
        <w:t>user_data</w:t>
      </w:r>
      <w:proofErr w:type="spellEnd"/>
      <w:r w:rsidRPr="00632B66">
        <w:t>["</w:t>
      </w:r>
      <w:proofErr w:type="spellStart"/>
      <w:r>
        <w:t>КодРоли</w:t>
      </w:r>
      <w:proofErr w:type="spellEnd"/>
      <w:r w:rsidRPr="00632B66">
        <w:t>"];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</w:r>
      <w:proofErr w:type="gramStart"/>
      <w:r w:rsidRPr="00632B66">
        <w:t>echo(</w:t>
      </w:r>
      <w:proofErr w:type="gramEnd"/>
      <w:r w:rsidRPr="00632B66">
        <w:t>$</w:t>
      </w:r>
      <w:proofErr w:type="spellStart"/>
      <w:r w:rsidRPr="00632B66">
        <w:t>user_data</w:t>
      </w:r>
      <w:proofErr w:type="spellEnd"/>
      <w:r w:rsidRPr="00632B66">
        <w:t>["</w:t>
      </w:r>
      <w:proofErr w:type="spellStart"/>
      <w:r>
        <w:t>КодРоли</w:t>
      </w:r>
      <w:proofErr w:type="spellEnd"/>
      <w:r w:rsidRPr="00632B66">
        <w:t>"]);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 xml:space="preserve">}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</w:r>
      <w:proofErr w:type="gramStart"/>
      <w:r w:rsidRPr="00632B66">
        <w:t>else</w:t>
      </w:r>
      <w:proofErr w:type="gramEnd"/>
      <w:r w:rsidRPr="00632B66">
        <w:t xml:space="preserve"> {echo("Error");}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>
        <w:t>}</w:t>
      </w:r>
    </w:p>
    <w:p w:rsidR="00157D7B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?&gt;</w:t>
      </w:r>
    </w:p>
    <w:p w:rsidR="00632B66" w:rsidRPr="00632B66" w:rsidRDefault="00632B66" w:rsidP="00632B66">
      <w:pPr>
        <w:pStyle w:val="14"/>
        <w:rPr>
          <w:lang w:val="en-US"/>
        </w:rPr>
      </w:pPr>
      <w:r>
        <w:t>Скрипт</w:t>
      </w:r>
      <w:r w:rsidRPr="00632B66">
        <w:rPr>
          <w:lang w:val="en-US"/>
        </w:rPr>
        <w:t xml:space="preserve"> </w:t>
      </w:r>
      <w:r>
        <w:t>процесса</w:t>
      </w:r>
      <w:r w:rsidRPr="00632B66">
        <w:rPr>
          <w:lang w:val="en-US"/>
        </w:rPr>
        <w:t xml:space="preserve"> </w:t>
      </w:r>
      <w:r>
        <w:t>регистрации</w:t>
      </w:r>
      <w:r w:rsidRPr="00632B66">
        <w:rPr>
          <w:lang w:val="en-US"/>
        </w:rPr>
        <w:t>: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>&lt;?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632B66">
        <w:t>require_</w:t>
      </w:r>
      <w:proofErr w:type="gramStart"/>
      <w:r w:rsidRPr="00632B66">
        <w:t>once</w:t>
      </w:r>
      <w:proofErr w:type="spellEnd"/>
      <w:r w:rsidRPr="00632B66">
        <w:t>(</w:t>
      </w:r>
      <w:proofErr w:type="gramEnd"/>
      <w:r w:rsidRPr="00632B66">
        <w:t>"</w:t>
      </w:r>
      <w:proofErr w:type="spellStart"/>
      <w:r w:rsidRPr="00632B66">
        <w:t>connection.php</w:t>
      </w:r>
      <w:proofErr w:type="spellEnd"/>
      <w:r w:rsidRPr="00632B66">
        <w:t xml:space="preserve">");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>if(($_POST["</w:t>
      </w:r>
      <w:proofErr w:type="spellStart"/>
      <w:r w:rsidRPr="00632B66">
        <w:t>reg_name</w:t>
      </w:r>
      <w:proofErr w:type="spellEnd"/>
      <w:r w:rsidRPr="00632B66">
        <w:t>"]=="")||($_POST["</w:t>
      </w:r>
      <w:proofErr w:type="spellStart"/>
      <w:r w:rsidRPr="00632B66">
        <w:t>reg_pass</w:t>
      </w:r>
      <w:proofErr w:type="spellEnd"/>
      <w:r w:rsidRPr="00632B66">
        <w:t>"]=="")) {echo("</w:t>
      </w:r>
      <w:proofErr w:type="spellStart"/>
      <w:r>
        <w:t>Введите</w:t>
      </w:r>
      <w:proofErr w:type="spellEnd"/>
      <w:r w:rsidRPr="00632B66">
        <w:t xml:space="preserve"> </w:t>
      </w:r>
      <w:proofErr w:type="spellStart"/>
      <w:r>
        <w:t>все</w:t>
      </w:r>
      <w:proofErr w:type="spellEnd"/>
      <w:r w:rsidRPr="00632B66">
        <w:t xml:space="preserve"> </w:t>
      </w:r>
      <w:proofErr w:type="spellStart"/>
      <w:r>
        <w:t>необходимые</w:t>
      </w:r>
      <w:proofErr w:type="spellEnd"/>
      <w:r w:rsidRPr="00632B66">
        <w:t xml:space="preserve"> </w:t>
      </w:r>
      <w:proofErr w:type="spellStart"/>
      <w:r>
        <w:t>данные</w:t>
      </w:r>
      <w:proofErr w:type="spellEnd"/>
      <w:r w:rsidRPr="00632B66">
        <w:t>!");}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632B66">
        <w:t>else</w:t>
      </w:r>
      <w:proofErr w:type="gramEnd"/>
      <w:r w:rsidRPr="00632B66">
        <w:t xml:space="preserve"> {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$user=$</w:t>
      </w:r>
      <w:proofErr w:type="spellStart"/>
      <w:r w:rsidRPr="00632B66">
        <w:t>db</w:t>
      </w:r>
      <w:proofErr w:type="spellEnd"/>
      <w:r w:rsidRPr="00632B66">
        <w:t>-&gt;</w:t>
      </w:r>
      <w:proofErr w:type="gramStart"/>
      <w:r w:rsidRPr="00632B66">
        <w:t>query(</w:t>
      </w:r>
      <w:proofErr w:type="gramEnd"/>
      <w:r w:rsidRPr="00632B66">
        <w:t xml:space="preserve">"CALL </w:t>
      </w:r>
      <w:proofErr w:type="spellStart"/>
      <w:r w:rsidRPr="00632B66">
        <w:t>GetPass</w:t>
      </w:r>
      <w:proofErr w:type="spellEnd"/>
      <w:r w:rsidRPr="00632B66">
        <w:t>('{$_POST['</w:t>
      </w:r>
      <w:proofErr w:type="spellStart"/>
      <w:r w:rsidRPr="00632B66">
        <w:t>reg_name</w:t>
      </w:r>
      <w:proofErr w:type="spellEnd"/>
      <w:r w:rsidRPr="00632B66">
        <w:t>']}')");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</w:r>
      <w:r>
        <w:t>$</w:t>
      </w:r>
      <w:proofErr w:type="spellStart"/>
      <w:r>
        <w:t>user_data</w:t>
      </w:r>
      <w:proofErr w:type="spellEnd"/>
      <w:r>
        <w:t xml:space="preserve"> = $user-&gt;</w:t>
      </w:r>
      <w:proofErr w:type="spellStart"/>
      <w:r>
        <w:t>fetch_</w:t>
      </w:r>
      <w:proofErr w:type="gramStart"/>
      <w:r>
        <w:t>array</w:t>
      </w:r>
      <w:proofErr w:type="spellEnd"/>
      <w:r>
        <w:t>(</w:t>
      </w:r>
      <w:proofErr w:type="gramEnd"/>
      <w:r>
        <w:t>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gramStart"/>
      <w:r w:rsidRPr="00632B66">
        <w:t>while(</w:t>
      </w:r>
      <w:proofErr w:type="gramEnd"/>
      <w:r w:rsidRPr="00632B66">
        <w:t>$</w:t>
      </w:r>
      <w:proofErr w:type="spellStart"/>
      <w:r w:rsidRPr="00632B66">
        <w:t>db</w:t>
      </w:r>
      <w:proofErr w:type="spellEnd"/>
      <w:r w:rsidRPr="00632B66">
        <w:t>-&gt;</w:t>
      </w:r>
      <w:proofErr w:type="spellStart"/>
      <w:r w:rsidRPr="00632B66">
        <w:t>more_results</w:t>
      </w:r>
      <w:proofErr w:type="spellEnd"/>
      <w:r w:rsidRPr="00632B66">
        <w:t xml:space="preserve">()){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</w:r>
      <w:r w:rsidRPr="00632B66">
        <w:tab/>
      </w:r>
      <w:r w:rsidRPr="00632B66">
        <w:tab/>
      </w:r>
      <w:r w:rsidRPr="00632B66">
        <w:tab/>
        <w:t>$</w:t>
      </w:r>
      <w:proofErr w:type="spellStart"/>
      <w:r w:rsidRPr="00632B66">
        <w:t>db</w:t>
      </w:r>
      <w:proofErr w:type="spellEnd"/>
      <w:r w:rsidRPr="00632B66">
        <w:t>-&gt;</w:t>
      </w:r>
      <w:proofErr w:type="spellStart"/>
      <w:r w:rsidRPr="00632B66">
        <w:t>next_</w:t>
      </w:r>
      <w:proofErr w:type="gramStart"/>
      <w:r w:rsidRPr="00632B66">
        <w:t>result</w:t>
      </w:r>
      <w:proofErr w:type="spellEnd"/>
      <w:r w:rsidRPr="00632B66">
        <w:t>(</w:t>
      </w:r>
      <w:proofErr w:type="gramEnd"/>
      <w:r w:rsidRPr="00632B66">
        <w:t xml:space="preserve">);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</w:r>
      <w:r w:rsidRPr="00632B66">
        <w:tab/>
      </w:r>
      <w:r w:rsidRPr="00632B66">
        <w:tab/>
        <w:t>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proofErr w:type="gramStart"/>
      <w:r w:rsidRPr="00632B66">
        <w:t>if(</w:t>
      </w:r>
      <w:proofErr w:type="gramEnd"/>
      <w:r w:rsidRPr="00632B66">
        <w:t>$</w:t>
      </w:r>
      <w:proofErr w:type="spellStart"/>
      <w:r w:rsidRPr="00632B66">
        <w:t>user_data</w:t>
      </w:r>
      <w:proofErr w:type="spellEnd"/>
      <w:r w:rsidRPr="00632B66">
        <w:t>["</w:t>
      </w:r>
      <w:proofErr w:type="spellStart"/>
      <w:r>
        <w:t>ЛогинПользователя</w:t>
      </w:r>
      <w:proofErr w:type="spellEnd"/>
      <w:r w:rsidRPr="00632B66">
        <w:t>"]==$_POST["</w:t>
      </w:r>
      <w:proofErr w:type="spellStart"/>
      <w:r w:rsidRPr="00632B66">
        <w:t>reg_name</w:t>
      </w:r>
      <w:proofErr w:type="spellEnd"/>
      <w:r w:rsidRPr="00632B66">
        <w:t>"]) {echo("</w:t>
      </w:r>
      <w:proofErr w:type="spellStart"/>
      <w:r>
        <w:t>Данный</w:t>
      </w:r>
      <w:proofErr w:type="spellEnd"/>
      <w:r w:rsidRPr="00632B66">
        <w:t xml:space="preserve"> </w:t>
      </w:r>
      <w:proofErr w:type="spellStart"/>
      <w:r>
        <w:t>логин</w:t>
      </w:r>
      <w:proofErr w:type="spellEnd"/>
      <w:r w:rsidRPr="00632B66">
        <w:t xml:space="preserve"> </w:t>
      </w:r>
      <w:proofErr w:type="spellStart"/>
      <w:r>
        <w:t>уже</w:t>
      </w:r>
      <w:proofErr w:type="spellEnd"/>
      <w:r w:rsidRPr="00632B66">
        <w:t xml:space="preserve"> </w:t>
      </w:r>
      <w:proofErr w:type="spellStart"/>
      <w:r>
        <w:t>занят</w:t>
      </w:r>
      <w:proofErr w:type="spellEnd"/>
      <w:r w:rsidRPr="00632B66">
        <w:t>!");}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</w:r>
      <w:proofErr w:type="gramStart"/>
      <w:r w:rsidRPr="00632B66">
        <w:t>else</w:t>
      </w:r>
      <w:proofErr w:type="gramEnd"/>
      <w:r w:rsidRPr="00632B66">
        <w:t xml:space="preserve">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{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$u=$</w:t>
      </w:r>
      <w:proofErr w:type="spellStart"/>
      <w:r w:rsidRPr="00632B66">
        <w:t>db</w:t>
      </w:r>
      <w:proofErr w:type="spellEnd"/>
      <w:r w:rsidRPr="00632B66">
        <w:t>-&gt;</w:t>
      </w:r>
      <w:proofErr w:type="gramStart"/>
      <w:r w:rsidRPr="00632B66">
        <w:t>query(</w:t>
      </w:r>
      <w:proofErr w:type="gramEnd"/>
      <w:r w:rsidRPr="00632B66">
        <w:t>"INSERT INTO `</w:t>
      </w:r>
      <w:proofErr w:type="spellStart"/>
      <w:r>
        <w:t>Пользователь</w:t>
      </w:r>
      <w:proofErr w:type="spellEnd"/>
      <w:r w:rsidRPr="00632B66">
        <w:t>`(`</w:t>
      </w:r>
      <w:proofErr w:type="spellStart"/>
      <w:r>
        <w:t>ЛогинПользователя</w:t>
      </w:r>
      <w:proofErr w:type="spellEnd"/>
      <w:r w:rsidRPr="00632B66">
        <w:t>`, `</w:t>
      </w:r>
      <w:proofErr w:type="spellStart"/>
      <w:r>
        <w:t>Пароль</w:t>
      </w:r>
      <w:proofErr w:type="spellEnd"/>
      <w:r w:rsidRPr="00632B66">
        <w:t>`) VALUES ('{$_POST["</w:t>
      </w:r>
      <w:proofErr w:type="spellStart"/>
      <w:r w:rsidRPr="00632B66">
        <w:t>reg_name</w:t>
      </w:r>
      <w:proofErr w:type="spellEnd"/>
      <w:r w:rsidRPr="00632B66">
        <w:t>"]}','{$_POST["</w:t>
      </w:r>
      <w:proofErr w:type="spellStart"/>
      <w:r w:rsidRPr="00632B66">
        <w:t>reg_pass</w:t>
      </w:r>
      <w:proofErr w:type="spellEnd"/>
      <w:r w:rsidRPr="00632B66">
        <w:t>"]}')");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>
        <w:tab/>
      </w:r>
      <w:r>
        <w:tab/>
      </w:r>
      <w:r w:rsidRPr="00632B66">
        <w:rPr>
          <w:lang w:val="ru-RU"/>
        </w:rPr>
        <w:t>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632B66">
        <w:rPr>
          <w:lang w:val="ru-RU"/>
        </w:rPr>
        <w:tab/>
        <w:t>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632B66">
        <w:rPr>
          <w:lang w:val="ru-RU"/>
        </w:rPr>
        <w:t>?&gt;</w:t>
      </w:r>
    </w:p>
    <w:p w:rsidR="00632B66" w:rsidRDefault="00632B66" w:rsidP="00632B66">
      <w:pPr>
        <w:pStyle w:val="14"/>
      </w:pPr>
      <w:r>
        <w:lastRenderedPageBreak/>
        <w:t>Скрипт процесса добавления данных в базу метаданных: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>&lt;?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632B66">
        <w:t>require_</w:t>
      </w:r>
      <w:proofErr w:type="gramStart"/>
      <w:r w:rsidRPr="00632B66">
        <w:t>once</w:t>
      </w:r>
      <w:proofErr w:type="spellEnd"/>
      <w:r w:rsidRPr="00632B66">
        <w:t>(</w:t>
      </w:r>
      <w:proofErr w:type="gramEnd"/>
      <w:r w:rsidRPr="00632B66">
        <w:t>"</w:t>
      </w:r>
      <w:proofErr w:type="spellStart"/>
      <w:r w:rsidRPr="00632B66">
        <w:t>connection.php</w:t>
      </w:r>
      <w:proofErr w:type="spellEnd"/>
      <w:r w:rsidRPr="00632B66">
        <w:t>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632B66">
        <w:t>if(</w:t>
      </w:r>
      <w:proofErr w:type="gramEnd"/>
      <w:r w:rsidRPr="00632B66">
        <w:t>$_POST["</w:t>
      </w:r>
      <w:proofErr w:type="spellStart"/>
      <w:r w:rsidRPr="00632B66">
        <w:t>i</w:t>
      </w:r>
      <w:proofErr w:type="spellEnd"/>
      <w:r w:rsidRPr="00632B66">
        <w:t>"]=="0"){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$</w:t>
      </w:r>
      <w:proofErr w:type="spellStart"/>
      <w:r w:rsidRPr="00632B66">
        <w:t>db</w:t>
      </w:r>
      <w:proofErr w:type="spellEnd"/>
      <w:r w:rsidRPr="00632B66">
        <w:t>-&gt;</w:t>
      </w:r>
      <w:proofErr w:type="gramStart"/>
      <w:r w:rsidRPr="00632B66">
        <w:t>query(</w:t>
      </w:r>
      <w:proofErr w:type="gramEnd"/>
      <w:r w:rsidRPr="00632B66">
        <w:t xml:space="preserve">"INSERT INTO </w:t>
      </w:r>
      <w:proofErr w:type="spellStart"/>
      <w:r>
        <w:t>Исполнитель</w:t>
      </w:r>
      <w:proofErr w:type="spellEnd"/>
      <w:r w:rsidRPr="00632B66">
        <w:t xml:space="preserve"> (</w:t>
      </w:r>
      <w:proofErr w:type="spellStart"/>
      <w:r>
        <w:t>НазваниеИсполнителя</w:t>
      </w:r>
      <w:proofErr w:type="spellEnd"/>
      <w:r w:rsidRPr="00632B66">
        <w:t>) VALUES('{$_POST['</w:t>
      </w:r>
      <w:proofErr w:type="spellStart"/>
      <w:r w:rsidRPr="00632B66">
        <w:t>ispn</w:t>
      </w:r>
      <w:proofErr w:type="spellEnd"/>
      <w:r w:rsidRPr="00632B66">
        <w:t>']}')");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$user=$</w:t>
      </w:r>
      <w:proofErr w:type="spellStart"/>
      <w:r w:rsidRPr="00632B66">
        <w:t>db</w:t>
      </w:r>
      <w:proofErr w:type="spellEnd"/>
      <w:r w:rsidRPr="00632B66">
        <w:t>-&gt;</w:t>
      </w:r>
      <w:proofErr w:type="gramStart"/>
      <w:r w:rsidRPr="00632B66">
        <w:t>query(</w:t>
      </w:r>
      <w:proofErr w:type="gramEnd"/>
      <w:r w:rsidRPr="00632B66">
        <w:t>"SELECT MAX(</w:t>
      </w:r>
      <w:proofErr w:type="spellStart"/>
      <w:r>
        <w:t>КодИсполнителя</w:t>
      </w:r>
      <w:proofErr w:type="spellEnd"/>
      <w:r w:rsidRPr="00632B66">
        <w:t xml:space="preserve">)AS </w:t>
      </w:r>
      <w:proofErr w:type="spellStart"/>
      <w:r>
        <w:t>КодИсполнителя</w:t>
      </w:r>
      <w:proofErr w:type="spellEnd"/>
      <w:r w:rsidRPr="00632B66">
        <w:t xml:space="preserve"> FROM </w:t>
      </w:r>
      <w:proofErr w:type="spellStart"/>
      <w:r>
        <w:t>Исполнитель</w:t>
      </w:r>
      <w:proofErr w:type="spellEnd"/>
      <w:r w:rsidRPr="00632B66">
        <w:t>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$</w:t>
      </w:r>
      <w:proofErr w:type="spellStart"/>
      <w:r w:rsidRPr="00632B66">
        <w:t>user_data</w:t>
      </w:r>
      <w:proofErr w:type="spellEnd"/>
      <w:r w:rsidRPr="00632B66">
        <w:t xml:space="preserve"> = $user-&gt;</w:t>
      </w:r>
      <w:proofErr w:type="spellStart"/>
      <w:r w:rsidRPr="00632B66">
        <w:t>fetch_</w:t>
      </w:r>
      <w:proofErr w:type="gramStart"/>
      <w:r w:rsidRPr="00632B66">
        <w:t>array</w:t>
      </w:r>
      <w:proofErr w:type="spellEnd"/>
      <w:r w:rsidRPr="00632B66">
        <w:t>(</w:t>
      </w:r>
      <w:proofErr w:type="gramEnd"/>
      <w:r w:rsidRPr="00632B66">
        <w:t>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proofErr w:type="gramStart"/>
      <w:r w:rsidRPr="00632B66">
        <w:t>while(</w:t>
      </w:r>
      <w:proofErr w:type="gramEnd"/>
      <w:r w:rsidRPr="00632B66">
        <w:t>$</w:t>
      </w:r>
      <w:proofErr w:type="spellStart"/>
      <w:r w:rsidRPr="00632B66">
        <w:t>db</w:t>
      </w:r>
      <w:proofErr w:type="spellEnd"/>
      <w:r w:rsidRPr="00632B66">
        <w:t>-&gt;</w:t>
      </w:r>
      <w:proofErr w:type="spellStart"/>
      <w:r w:rsidRPr="00632B66">
        <w:t>more_results</w:t>
      </w:r>
      <w:proofErr w:type="spellEnd"/>
      <w:r w:rsidRPr="00632B66">
        <w:t xml:space="preserve">()){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 w:rsidRPr="00632B66">
        <w:tab/>
        <w:t>$</w:t>
      </w:r>
      <w:proofErr w:type="spellStart"/>
      <w:r w:rsidRPr="00632B66">
        <w:t>db</w:t>
      </w:r>
      <w:proofErr w:type="spellEnd"/>
      <w:r w:rsidRPr="00632B66">
        <w:t>-&gt;</w:t>
      </w:r>
      <w:proofErr w:type="spellStart"/>
      <w:r w:rsidRPr="00632B66">
        <w:t>next_</w:t>
      </w:r>
      <w:proofErr w:type="gramStart"/>
      <w:r w:rsidRPr="00632B66">
        <w:t>result</w:t>
      </w:r>
      <w:proofErr w:type="spellEnd"/>
      <w:r w:rsidRPr="00632B66">
        <w:t>(</w:t>
      </w:r>
      <w:proofErr w:type="gramEnd"/>
      <w:r w:rsidRPr="00632B66">
        <w:t xml:space="preserve">);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$</w:t>
      </w:r>
      <w:proofErr w:type="spellStart"/>
      <w:r w:rsidRPr="00632B66">
        <w:t>ic</w:t>
      </w:r>
      <w:proofErr w:type="spellEnd"/>
      <w:r w:rsidRPr="00632B66">
        <w:t>=+$</w:t>
      </w:r>
      <w:proofErr w:type="spellStart"/>
      <w:r w:rsidRPr="00632B66">
        <w:t>user_</w:t>
      </w:r>
      <w:proofErr w:type="gramStart"/>
      <w:r w:rsidRPr="00632B66">
        <w:t>data</w:t>
      </w:r>
      <w:proofErr w:type="spellEnd"/>
      <w:r w:rsidRPr="00632B66">
        <w:t>[</w:t>
      </w:r>
      <w:proofErr w:type="gramEnd"/>
      <w:r w:rsidRPr="00632B66">
        <w:t>"</w:t>
      </w:r>
      <w:proofErr w:type="spellStart"/>
      <w:r>
        <w:t>КодИсполнителя</w:t>
      </w:r>
      <w:proofErr w:type="spellEnd"/>
      <w:r w:rsidRPr="00632B66">
        <w:t>"];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} else {$</w:t>
      </w:r>
      <w:proofErr w:type="spellStart"/>
      <w:r w:rsidRPr="00632B66">
        <w:t>ic</w:t>
      </w:r>
      <w:proofErr w:type="spellEnd"/>
      <w:r w:rsidRPr="00632B66">
        <w:t>=+$_</w:t>
      </w:r>
      <w:proofErr w:type="gramStart"/>
      <w:r w:rsidRPr="00632B66">
        <w:t>POST[</w:t>
      </w:r>
      <w:proofErr w:type="gramEnd"/>
      <w:r w:rsidRPr="00632B66">
        <w:t>"</w:t>
      </w:r>
      <w:proofErr w:type="spellStart"/>
      <w:r w:rsidRPr="00632B66">
        <w:t>ispn</w:t>
      </w:r>
      <w:proofErr w:type="spellEnd"/>
      <w:r w:rsidRPr="00632B66">
        <w:t>"];}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proofErr w:type="gramStart"/>
      <w:r w:rsidRPr="00632B66">
        <w:t>if(</w:t>
      </w:r>
      <w:proofErr w:type="gramEnd"/>
      <w:r w:rsidRPr="00632B66">
        <w:t>$_POST["a"]=="0"){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$</w:t>
      </w:r>
      <w:proofErr w:type="spellStart"/>
      <w:r w:rsidRPr="00632B66">
        <w:t>db</w:t>
      </w:r>
      <w:proofErr w:type="spellEnd"/>
      <w:r w:rsidRPr="00632B66">
        <w:t>-&gt;</w:t>
      </w:r>
      <w:proofErr w:type="gramStart"/>
      <w:r w:rsidRPr="00632B66">
        <w:t>query(</w:t>
      </w:r>
      <w:proofErr w:type="gramEnd"/>
      <w:r w:rsidRPr="00632B66">
        <w:t xml:space="preserve">"INSERT INTO </w:t>
      </w:r>
      <w:proofErr w:type="spellStart"/>
      <w:r>
        <w:t>Альбом</w:t>
      </w:r>
      <w:proofErr w:type="spellEnd"/>
      <w:r w:rsidRPr="00632B66">
        <w:t xml:space="preserve"> (</w:t>
      </w:r>
      <w:proofErr w:type="spellStart"/>
      <w:r>
        <w:t>НазваниеАльбома</w:t>
      </w:r>
      <w:r w:rsidRPr="00632B66">
        <w:t>,</w:t>
      </w:r>
      <w:r>
        <w:t>Год</w:t>
      </w:r>
      <w:proofErr w:type="spellEnd"/>
      <w:r w:rsidRPr="00632B66">
        <w:t>) VALUES('{$_POST['an']}','{$_POST['y']}')");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$user=$</w:t>
      </w:r>
      <w:proofErr w:type="spellStart"/>
      <w:r w:rsidRPr="00632B66">
        <w:t>db</w:t>
      </w:r>
      <w:proofErr w:type="spellEnd"/>
      <w:r w:rsidRPr="00632B66">
        <w:t>-&gt;</w:t>
      </w:r>
      <w:proofErr w:type="gramStart"/>
      <w:r w:rsidRPr="00632B66">
        <w:t>query(</w:t>
      </w:r>
      <w:proofErr w:type="gramEnd"/>
      <w:r w:rsidRPr="00632B66">
        <w:t>"SELECT MAX(</w:t>
      </w:r>
      <w:proofErr w:type="spellStart"/>
      <w:r>
        <w:t>КодАльбома</w:t>
      </w:r>
      <w:proofErr w:type="spellEnd"/>
      <w:r w:rsidRPr="00632B66">
        <w:t xml:space="preserve">)AS </w:t>
      </w:r>
      <w:proofErr w:type="spellStart"/>
      <w:r>
        <w:t>КодАльбома</w:t>
      </w:r>
      <w:proofErr w:type="spellEnd"/>
      <w:r w:rsidRPr="00632B66">
        <w:t xml:space="preserve"> FROM </w:t>
      </w:r>
      <w:proofErr w:type="spellStart"/>
      <w:r>
        <w:t>Альбом</w:t>
      </w:r>
      <w:proofErr w:type="spellEnd"/>
      <w:r w:rsidRPr="00632B66">
        <w:t>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$</w:t>
      </w:r>
      <w:proofErr w:type="spellStart"/>
      <w:r w:rsidRPr="00632B66">
        <w:t>user_data</w:t>
      </w:r>
      <w:proofErr w:type="spellEnd"/>
      <w:r w:rsidRPr="00632B66">
        <w:t xml:space="preserve"> = $user-&gt;</w:t>
      </w:r>
      <w:proofErr w:type="spellStart"/>
      <w:r w:rsidRPr="00632B66">
        <w:t>fetch_</w:t>
      </w:r>
      <w:proofErr w:type="gramStart"/>
      <w:r w:rsidRPr="00632B66">
        <w:t>array</w:t>
      </w:r>
      <w:proofErr w:type="spellEnd"/>
      <w:r w:rsidRPr="00632B66">
        <w:t>(</w:t>
      </w:r>
      <w:proofErr w:type="gramEnd"/>
      <w:r w:rsidRPr="00632B66">
        <w:t>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proofErr w:type="gramStart"/>
      <w:r w:rsidRPr="00632B66">
        <w:t>while(</w:t>
      </w:r>
      <w:proofErr w:type="gramEnd"/>
      <w:r w:rsidRPr="00632B66">
        <w:t>$</w:t>
      </w:r>
      <w:proofErr w:type="spellStart"/>
      <w:r w:rsidRPr="00632B66">
        <w:t>db</w:t>
      </w:r>
      <w:proofErr w:type="spellEnd"/>
      <w:r w:rsidRPr="00632B66">
        <w:t>-&gt;</w:t>
      </w:r>
      <w:proofErr w:type="spellStart"/>
      <w:r w:rsidRPr="00632B66">
        <w:t>more_results</w:t>
      </w:r>
      <w:proofErr w:type="spellEnd"/>
      <w:r w:rsidRPr="00632B66">
        <w:t xml:space="preserve">()){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$</w:t>
      </w:r>
      <w:proofErr w:type="spellStart"/>
      <w:r w:rsidRPr="00632B66">
        <w:t>db</w:t>
      </w:r>
      <w:proofErr w:type="spellEnd"/>
      <w:r w:rsidRPr="00632B66">
        <w:t>-&gt;</w:t>
      </w:r>
      <w:proofErr w:type="spellStart"/>
      <w:r w:rsidRPr="00632B66">
        <w:t>next_</w:t>
      </w:r>
      <w:proofErr w:type="gramStart"/>
      <w:r w:rsidRPr="00632B66">
        <w:t>result</w:t>
      </w:r>
      <w:proofErr w:type="spellEnd"/>
      <w:r w:rsidRPr="00632B66">
        <w:t>(</w:t>
      </w:r>
      <w:proofErr w:type="gramEnd"/>
      <w:r w:rsidRPr="00632B66">
        <w:t xml:space="preserve">); 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>
        <w:t>}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$ac=+$</w:t>
      </w:r>
      <w:proofErr w:type="spellStart"/>
      <w:r>
        <w:t>user_</w:t>
      </w:r>
      <w:proofErr w:type="gramStart"/>
      <w:r>
        <w:t>data</w:t>
      </w:r>
      <w:proofErr w:type="spellEnd"/>
      <w:r>
        <w:t>[</w:t>
      </w:r>
      <w:proofErr w:type="gramEnd"/>
      <w:r>
        <w:t>"</w:t>
      </w:r>
      <w:proofErr w:type="spellStart"/>
      <w:r>
        <w:t>КодАльбома</w:t>
      </w:r>
      <w:proofErr w:type="spellEnd"/>
      <w:r>
        <w:t>"];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 w:rsidRPr="00632B66">
        <w:t>} else {$ac=+$_</w:t>
      </w:r>
      <w:proofErr w:type="gramStart"/>
      <w:r w:rsidRPr="00632B66">
        <w:t>POST[</w:t>
      </w:r>
      <w:proofErr w:type="gramEnd"/>
      <w:r w:rsidRPr="00632B66">
        <w:t>"an"];}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proofErr w:type="gramStart"/>
      <w:r w:rsidRPr="00632B66">
        <w:t>if(</w:t>
      </w:r>
      <w:proofErr w:type="gramEnd"/>
      <w:r w:rsidRPr="00632B66">
        <w:t>$_POST["g"]=="0"){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$</w:t>
      </w:r>
      <w:proofErr w:type="spellStart"/>
      <w:r w:rsidRPr="00632B66">
        <w:t>db</w:t>
      </w:r>
      <w:proofErr w:type="spellEnd"/>
      <w:r w:rsidRPr="00632B66">
        <w:t>-&gt;</w:t>
      </w:r>
      <w:proofErr w:type="gramStart"/>
      <w:r w:rsidRPr="00632B66">
        <w:t>query(</w:t>
      </w:r>
      <w:proofErr w:type="gramEnd"/>
      <w:r w:rsidRPr="00632B66">
        <w:t xml:space="preserve">"INSERT INTO </w:t>
      </w:r>
      <w:proofErr w:type="spellStart"/>
      <w:r>
        <w:t>Жанр</w:t>
      </w:r>
      <w:proofErr w:type="spellEnd"/>
      <w:r w:rsidRPr="00632B66">
        <w:t xml:space="preserve"> (</w:t>
      </w:r>
      <w:proofErr w:type="spellStart"/>
      <w:r>
        <w:t>НазваниеЖанра</w:t>
      </w:r>
      <w:proofErr w:type="spellEnd"/>
      <w:r w:rsidRPr="00632B66">
        <w:t>) VALUES('{$_POST['</w:t>
      </w:r>
      <w:proofErr w:type="spellStart"/>
      <w:r w:rsidRPr="00632B66">
        <w:t>gn</w:t>
      </w:r>
      <w:proofErr w:type="spellEnd"/>
      <w:r w:rsidRPr="00632B66">
        <w:t>']}')");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$user=$</w:t>
      </w:r>
      <w:proofErr w:type="spellStart"/>
      <w:r w:rsidRPr="00632B66">
        <w:t>db</w:t>
      </w:r>
      <w:proofErr w:type="spellEnd"/>
      <w:r w:rsidRPr="00632B66">
        <w:t>-&gt;</w:t>
      </w:r>
      <w:proofErr w:type="gramStart"/>
      <w:r w:rsidRPr="00632B66">
        <w:t>query(</w:t>
      </w:r>
      <w:proofErr w:type="gramEnd"/>
      <w:r w:rsidRPr="00632B66">
        <w:t>"SELECT MAX(</w:t>
      </w:r>
      <w:proofErr w:type="spellStart"/>
      <w:r>
        <w:t>КодЖанра</w:t>
      </w:r>
      <w:proofErr w:type="spellEnd"/>
      <w:r w:rsidRPr="00632B66">
        <w:t xml:space="preserve">)AS </w:t>
      </w:r>
      <w:proofErr w:type="spellStart"/>
      <w:r>
        <w:t>КодЖанра</w:t>
      </w:r>
      <w:proofErr w:type="spellEnd"/>
      <w:r w:rsidRPr="00632B66">
        <w:t xml:space="preserve"> FROM </w:t>
      </w:r>
      <w:proofErr w:type="spellStart"/>
      <w:r>
        <w:t>Жанр</w:t>
      </w:r>
      <w:proofErr w:type="spellEnd"/>
      <w:r w:rsidRPr="00632B66">
        <w:t>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$</w:t>
      </w:r>
      <w:proofErr w:type="spellStart"/>
      <w:r w:rsidRPr="00632B66">
        <w:t>user_data</w:t>
      </w:r>
      <w:proofErr w:type="spellEnd"/>
      <w:r w:rsidRPr="00632B66">
        <w:t xml:space="preserve"> = $user-&gt;</w:t>
      </w:r>
      <w:proofErr w:type="spellStart"/>
      <w:r w:rsidRPr="00632B66">
        <w:t>fetch_</w:t>
      </w:r>
      <w:proofErr w:type="gramStart"/>
      <w:r w:rsidRPr="00632B66">
        <w:t>array</w:t>
      </w:r>
      <w:proofErr w:type="spellEnd"/>
      <w:r w:rsidRPr="00632B66">
        <w:t>(</w:t>
      </w:r>
      <w:proofErr w:type="gramEnd"/>
      <w:r w:rsidRPr="00632B66">
        <w:t>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proofErr w:type="gramStart"/>
      <w:r w:rsidRPr="00632B66">
        <w:t>while(</w:t>
      </w:r>
      <w:proofErr w:type="gramEnd"/>
      <w:r w:rsidRPr="00632B66">
        <w:t>$</w:t>
      </w:r>
      <w:proofErr w:type="spellStart"/>
      <w:r w:rsidRPr="00632B66">
        <w:t>db</w:t>
      </w:r>
      <w:proofErr w:type="spellEnd"/>
      <w:r w:rsidRPr="00632B66">
        <w:t>-&gt;</w:t>
      </w:r>
      <w:proofErr w:type="spellStart"/>
      <w:r w:rsidRPr="00632B66">
        <w:t>more_results</w:t>
      </w:r>
      <w:proofErr w:type="spellEnd"/>
      <w:r w:rsidRPr="00632B66">
        <w:t xml:space="preserve">()){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$</w:t>
      </w:r>
      <w:proofErr w:type="spellStart"/>
      <w:r w:rsidRPr="00632B66">
        <w:t>db</w:t>
      </w:r>
      <w:proofErr w:type="spellEnd"/>
      <w:r w:rsidRPr="00632B66">
        <w:t>-&gt;</w:t>
      </w:r>
      <w:proofErr w:type="spellStart"/>
      <w:r w:rsidRPr="00632B66">
        <w:t>next_</w:t>
      </w:r>
      <w:proofErr w:type="gramStart"/>
      <w:r w:rsidRPr="00632B66">
        <w:t>result</w:t>
      </w:r>
      <w:proofErr w:type="spellEnd"/>
      <w:r w:rsidRPr="00632B66">
        <w:t>(</w:t>
      </w:r>
      <w:proofErr w:type="gramEnd"/>
      <w:r w:rsidRPr="00632B66">
        <w:t xml:space="preserve">);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$</w:t>
      </w:r>
      <w:proofErr w:type="spellStart"/>
      <w:r w:rsidRPr="00632B66">
        <w:t>gc</w:t>
      </w:r>
      <w:proofErr w:type="spellEnd"/>
      <w:r w:rsidRPr="00632B66">
        <w:t>=+$</w:t>
      </w:r>
      <w:proofErr w:type="spellStart"/>
      <w:r w:rsidRPr="00632B66">
        <w:t>user_</w:t>
      </w:r>
      <w:proofErr w:type="gramStart"/>
      <w:r w:rsidRPr="00632B66">
        <w:t>data</w:t>
      </w:r>
      <w:proofErr w:type="spellEnd"/>
      <w:r w:rsidRPr="00632B66">
        <w:t>[</w:t>
      </w:r>
      <w:proofErr w:type="gramEnd"/>
      <w:r w:rsidRPr="00632B66">
        <w:t>"</w:t>
      </w:r>
      <w:proofErr w:type="spellStart"/>
      <w:r>
        <w:t>КодЖанра</w:t>
      </w:r>
      <w:proofErr w:type="spellEnd"/>
      <w:r w:rsidRPr="00632B66">
        <w:t>"];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} else {$</w:t>
      </w:r>
      <w:proofErr w:type="spellStart"/>
      <w:r w:rsidRPr="00632B66">
        <w:t>gc</w:t>
      </w:r>
      <w:proofErr w:type="spellEnd"/>
      <w:r w:rsidRPr="00632B66">
        <w:t>=+$_</w:t>
      </w:r>
      <w:proofErr w:type="gramStart"/>
      <w:r w:rsidRPr="00632B66">
        <w:t>POST[</w:t>
      </w:r>
      <w:proofErr w:type="gramEnd"/>
      <w:r w:rsidRPr="00632B66">
        <w:t>"</w:t>
      </w:r>
      <w:proofErr w:type="spellStart"/>
      <w:r w:rsidRPr="00632B66">
        <w:t>gn</w:t>
      </w:r>
      <w:proofErr w:type="spellEnd"/>
      <w:r w:rsidRPr="00632B66">
        <w:t>"];}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$</w:t>
      </w:r>
      <w:proofErr w:type="spellStart"/>
      <w:r w:rsidRPr="00632B66">
        <w:t>db</w:t>
      </w:r>
      <w:proofErr w:type="spellEnd"/>
      <w:r w:rsidRPr="00632B66">
        <w:t>-&gt;</w:t>
      </w:r>
      <w:proofErr w:type="gramStart"/>
      <w:r w:rsidRPr="00632B66">
        <w:t>query(</w:t>
      </w:r>
      <w:proofErr w:type="gramEnd"/>
      <w:r w:rsidRPr="00632B66">
        <w:t xml:space="preserve">"INSERT INTO </w:t>
      </w:r>
      <w:proofErr w:type="spellStart"/>
      <w:r>
        <w:t>Композиция</w:t>
      </w:r>
      <w:proofErr w:type="spellEnd"/>
      <w:r w:rsidRPr="00632B66">
        <w:t xml:space="preserve"> (</w:t>
      </w:r>
      <w:proofErr w:type="spellStart"/>
      <w:r>
        <w:t>КодИсполнителя</w:t>
      </w:r>
      <w:r w:rsidRPr="00632B66">
        <w:t>,</w:t>
      </w:r>
      <w:r>
        <w:t>КодАльбома</w:t>
      </w:r>
      <w:r w:rsidRPr="00632B66">
        <w:t>,</w:t>
      </w:r>
      <w:r>
        <w:t>КодЖанра</w:t>
      </w:r>
      <w:r w:rsidRPr="00632B66">
        <w:t>,</w:t>
      </w:r>
      <w:r>
        <w:t>НазваниеКомпозиции</w:t>
      </w:r>
      <w:proofErr w:type="spellEnd"/>
      <w:r w:rsidRPr="00632B66">
        <w:t>) VALUES ('{$</w:t>
      </w:r>
      <w:proofErr w:type="spellStart"/>
      <w:r w:rsidRPr="00632B66">
        <w:t>ic</w:t>
      </w:r>
      <w:proofErr w:type="spellEnd"/>
      <w:r w:rsidRPr="00632B66">
        <w:t>}','{$ac}','{$</w:t>
      </w:r>
      <w:proofErr w:type="spellStart"/>
      <w:r w:rsidRPr="00632B66">
        <w:t>gc</w:t>
      </w:r>
      <w:proofErr w:type="spellEnd"/>
      <w:r w:rsidRPr="00632B66">
        <w:t>}','{$_POST['</w:t>
      </w:r>
      <w:proofErr w:type="spellStart"/>
      <w:r w:rsidRPr="00632B66">
        <w:t>cn</w:t>
      </w:r>
      <w:proofErr w:type="spellEnd"/>
      <w:r w:rsidRPr="00632B66">
        <w:t>']}')");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?&gt;</w:t>
      </w:r>
    </w:p>
    <w:p w:rsidR="00632B66" w:rsidRPr="00632B66" w:rsidRDefault="00632B66" w:rsidP="00632B66">
      <w:pPr>
        <w:pStyle w:val="14"/>
        <w:rPr>
          <w:lang w:val="en-US"/>
        </w:rPr>
      </w:pPr>
      <w:r>
        <w:t>Скрипт</w:t>
      </w:r>
      <w:r w:rsidRPr="00632B66">
        <w:rPr>
          <w:lang w:val="en-US"/>
        </w:rPr>
        <w:t xml:space="preserve"> </w:t>
      </w:r>
      <w:r>
        <w:t>удаления</w:t>
      </w:r>
      <w:r w:rsidRPr="00632B66">
        <w:rPr>
          <w:lang w:val="en-US"/>
        </w:rPr>
        <w:t xml:space="preserve"> </w:t>
      </w:r>
      <w:proofErr w:type="spellStart"/>
      <w:r>
        <w:t>медиаданных</w:t>
      </w:r>
      <w:proofErr w:type="spellEnd"/>
      <w:r w:rsidRPr="00632B66">
        <w:rPr>
          <w:lang w:val="en-US"/>
        </w:rPr>
        <w:t>: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>&lt;?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632B66">
        <w:t>require_</w:t>
      </w:r>
      <w:proofErr w:type="gramStart"/>
      <w:r w:rsidRPr="00632B66">
        <w:t>once</w:t>
      </w:r>
      <w:proofErr w:type="spellEnd"/>
      <w:r w:rsidRPr="00632B66">
        <w:t>(</w:t>
      </w:r>
      <w:proofErr w:type="gramEnd"/>
      <w:r w:rsidRPr="00632B66">
        <w:t>"</w:t>
      </w:r>
      <w:proofErr w:type="spellStart"/>
      <w:r w:rsidRPr="00632B66">
        <w:t>connection.php</w:t>
      </w:r>
      <w:proofErr w:type="spellEnd"/>
      <w:r w:rsidRPr="00632B66">
        <w:t xml:space="preserve">");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>$code=$_</w:t>
      </w:r>
      <w:proofErr w:type="gramStart"/>
      <w:r w:rsidRPr="00632B66">
        <w:t>POST[</w:t>
      </w:r>
      <w:proofErr w:type="gramEnd"/>
      <w:r w:rsidRPr="00632B66">
        <w:t>"code"];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>$user=$</w:t>
      </w:r>
      <w:proofErr w:type="spellStart"/>
      <w:r w:rsidRPr="00632B66">
        <w:t>db</w:t>
      </w:r>
      <w:proofErr w:type="spellEnd"/>
      <w:r w:rsidRPr="00632B66">
        <w:t>-&gt;</w:t>
      </w:r>
      <w:proofErr w:type="gramStart"/>
      <w:r w:rsidRPr="00632B66">
        <w:t>query(</w:t>
      </w:r>
      <w:proofErr w:type="gramEnd"/>
      <w:r w:rsidRPr="00632B66">
        <w:t xml:space="preserve">"SELECT </w:t>
      </w:r>
      <w:proofErr w:type="spellStart"/>
      <w:r>
        <w:t>Медиа</w:t>
      </w:r>
      <w:proofErr w:type="spellEnd"/>
      <w:r w:rsidRPr="00632B66">
        <w:t xml:space="preserve"> FROM </w:t>
      </w:r>
      <w:proofErr w:type="spellStart"/>
      <w:r>
        <w:t>Композиция</w:t>
      </w:r>
      <w:proofErr w:type="spellEnd"/>
      <w:r w:rsidRPr="00632B66">
        <w:t xml:space="preserve"> WHERE </w:t>
      </w:r>
      <w:proofErr w:type="spellStart"/>
      <w:r>
        <w:t>КодКомпозиции</w:t>
      </w:r>
      <w:proofErr w:type="spellEnd"/>
      <w:r w:rsidRPr="00632B66">
        <w:t>='{$code}'");//</w:t>
      </w:r>
      <w:proofErr w:type="spellStart"/>
      <w:r>
        <w:t>запрос</w:t>
      </w:r>
      <w:proofErr w:type="spellEnd"/>
      <w:r w:rsidRPr="00632B66">
        <w:t xml:space="preserve"> </w:t>
      </w:r>
      <w:r>
        <w:t>к</w:t>
      </w:r>
      <w:r w:rsidRPr="00632B66">
        <w:t xml:space="preserve"> </w:t>
      </w:r>
      <w:proofErr w:type="spellStart"/>
      <w:r>
        <w:t>бд</w:t>
      </w:r>
      <w:proofErr w:type="spellEnd"/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 w:rsidRPr="00632B66">
        <w:t>$</w:t>
      </w:r>
      <w:proofErr w:type="spellStart"/>
      <w:r w:rsidRPr="00632B66">
        <w:t>user_data</w:t>
      </w:r>
      <w:proofErr w:type="spellEnd"/>
      <w:r w:rsidRPr="00632B66">
        <w:t xml:space="preserve"> = $user-&gt;</w:t>
      </w:r>
      <w:proofErr w:type="spellStart"/>
      <w:r w:rsidRPr="00632B66">
        <w:t>fetch_</w:t>
      </w:r>
      <w:proofErr w:type="gramStart"/>
      <w:r w:rsidRPr="00632B66">
        <w:t>array</w:t>
      </w:r>
      <w:proofErr w:type="spellEnd"/>
      <w:r w:rsidRPr="00632B66">
        <w:t>(</w:t>
      </w:r>
      <w:proofErr w:type="gramEnd"/>
      <w:r w:rsidRPr="00632B66">
        <w:t>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proofErr w:type="gramStart"/>
      <w:r w:rsidRPr="00632B66">
        <w:t>while(</w:t>
      </w:r>
      <w:proofErr w:type="gramEnd"/>
      <w:r w:rsidRPr="00632B66">
        <w:t>$</w:t>
      </w:r>
      <w:proofErr w:type="spellStart"/>
      <w:r w:rsidRPr="00632B66">
        <w:t>db</w:t>
      </w:r>
      <w:proofErr w:type="spellEnd"/>
      <w:r w:rsidRPr="00632B66">
        <w:t>-&gt;</w:t>
      </w:r>
      <w:proofErr w:type="spellStart"/>
      <w:r w:rsidRPr="00632B66">
        <w:t>more_results</w:t>
      </w:r>
      <w:proofErr w:type="spellEnd"/>
      <w:r w:rsidRPr="00632B66">
        <w:t xml:space="preserve">()){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 w:rsidRPr="00632B66">
        <w:tab/>
        <w:t>$</w:t>
      </w:r>
      <w:proofErr w:type="spellStart"/>
      <w:r w:rsidRPr="00632B66">
        <w:t>db</w:t>
      </w:r>
      <w:proofErr w:type="spellEnd"/>
      <w:r w:rsidRPr="00632B66">
        <w:t>-&gt;</w:t>
      </w:r>
      <w:proofErr w:type="spellStart"/>
      <w:r w:rsidRPr="00632B66">
        <w:t>next_</w:t>
      </w:r>
      <w:proofErr w:type="gramStart"/>
      <w:r w:rsidRPr="00632B66">
        <w:t>result</w:t>
      </w:r>
      <w:proofErr w:type="spellEnd"/>
      <w:r w:rsidRPr="00632B66">
        <w:t>(</w:t>
      </w:r>
      <w:proofErr w:type="gramEnd"/>
      <w:r w:rsidRPr="00632B66">
        <w:t xml:space="preserve">);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>$filename=$</w:t>
      </w:r>
      <w:proofErr w:type="spellStart"/>
      <w:r w:rsidRPr="00632B66">
        <w:t>user_</w:t>
      </w:r>
      <w:proofErr w:type="gramStart"/>
      <w:r w:rsidRPr="00632B66">
        <w:t>data</w:t>
      </w:r>
      <w:proofErr w:type="spellEnd"/>
      <w:r w:rsidRPr="00632B66">
        <w:t>[</w:t>
      </w:r>
      <w:proofErr w:type="gramEnd"/>
      <w:r w:rsidRPr="00632B66">
        <w:t>"</w:t>
      </w:r>
      <w:proofErr w:type="spellStart"/>
      <w:r>
        <w:t>Медиа</w:t>
      </w:r>
      <w:proofErr w:type="spellEnd"/>
      <w:r w:rsidRPr="00632B66">
        <w:t>"];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632B66">
        <w:t>unlink(</w:t>
      </w:r>
      <w:proofErr w:type="gramEnd"/>
      <w:r w:rsidRPr="00632B66">
        <w:t>$filename);</w:t>
      </w:r>
      <w:r w:rsidRPr="00632B66">
        <w:tab/>
      </w:r>
      <w:r w:rsidRPr="00632B66">
        <w:tab/>
      </w:r>
      <w:r w:rsidRPr="00632B66">
        <w:tab/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lastRenderedPageBreak/>
        <w:t>$</w:t>
      </w:r>
      <w:proofErr w:type="spellStart"/>
      <w:r w:rsidRPr="00632B66">
        <w:t>db</w:t>
      </w:r>
      <w:proofErr w:type="spellEnd"/>
      <w:r w:rsidRPr="00632B66">
        <w:t>-&gt;</w:t>
      </w:r>
      <w:proofErr w:type="gramStart"/>
      <w:r w:rsidRPr="00632B66">
        <w:t>query(</w:t>
      </w:r>
      <w:proofErr w:type="gramEnd"/>
      <w:r w:rsidRPr="00632B66">
        <w:t xml:space="preserve">"UPDATE </w:t>
      </w:r>
      <w:proofErr w:type="spellStart"/>
      <w:r>
        <w:t>Композиция</w:t>
      </w:r>
      <w:proofErr w:type="spellEnd"/>
      <w:r w:rsidRPr="00632B66">
        <w:t xml:space="preserve"> SET </w:t>
      </w:r>
      <w:proofErr w:type="spellStart"/>
      <w:r>
        <w:t>Медиа</w:t>
      </w:r>
      <w:proofErr w:type="spellEnd"/>
      <w:r w:rsidRPr="00632B66">
        <w:t xml:space="preserve">='' WHERE </w:t>
      </w:r>
      <w:proofErr w:type="spellStart"/>
      <w:r>
        <w:t>КодКомпозиции</w:t>
      </w:r>
      <w:proofErr w:type="spellEnd"/>
      <w:r w:rsidRPr="00632B66">
        <w:t>='{$code}'");</w:t>
      </w:r>
    </w:p>
    <w:p w:rsidR="00632B66" w:rsidRPr="002A68AE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2A68AE">
        <w:rPr>
          <w:lang w:val="ru-RU"/>
        </w:rPr>
        <w:t>?&gt;</w:t>
      </w:r>
    </w:p>
    <w:p w:rsidR="00632B66" w:rsidRDefault="00632B66" w:rsidP="00632B66">
      <w:pPr>
        <w:pStyle w:val="14"/>
      </w:pPr>
      <w:r>
        <w:t>Скрипт переименования данных из базы метаданных: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>&lt;?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632B66">
        <w:t>require_</w:t>
      </w:r>
      <w:proofErr w:type="gramStart"/>
      <w:r w:rsidRPr="00632B66">
        <w:t>once</w:t>
      </w:r>
      <w:proofErr w:type="spellEnd"/>
      <w:r w:rsidRPr="00632B66">
        <w:t>(</w:t>
      </w:r>
      <w:proofErr w:type="gramEnd"/>
      <w:r w:rsidRPr="00632B66">
        <w:t>"</w:t>
      </w:r>
      <w:proofErr w:type="spellStart"/>
      <w:r w:rsidRPr="00632B66">
        <w:t>connection.php</w:t>
      </w:r>
      <w:proofErr w:type="spellEnd"/>
      <w:r w:rsidRPr="00632B66">
        <w:t>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632B66">
        <w:t>switch(</w:t>
      </w:r>
      <w:proofErr w:type="gramEnd"/>
      <w:r w:rsidRPr="00632B66">
        <w:t>$_POST['</w:t>
      </w:r>
      <w:proofErr w:type="spellStart"/>
      <w:r w:rsidRPr="00632B66">
        <w:t>i</w:t>
      </w:r>
      <w:proofErr w:type="spellEnd"/>
      <w:r w:rsidRPr="00632B66">
        <w:t>']){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proofErr w:type="gramStart"/>
      <w:r w:rsidRPr="00632B66">
        <w:t>case</w:t>
      </w:r>
      <w:proofErr w:type="gramEnd"/>
      <w:r w:rsidRPr="00632B66">
        <w:t xml:space="preserve"> 4: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$</w:t>
      </w:r>
      <w:proofErr w:type="spellStart"/>
      <w:r w:rsidRPr="00632B66">
        <w:t>db</w:t>
      </w:r>
      <w:proofErr w:type="spellEnd"/>
      <w:r w:rsidRPr="00632B66">
        <w:t>-&gt;</w:t>
      </w:r>
      <w:proofErr w:type="gramStart"/>
      <w:r w:rsidRPr="00632B66">
        <w:t>query(</w:t>
      </w:r>
      <w:proofErr w:type="gramEnd"/>
      <w:r w:rsidRPr="00632B66">
        <w:t xml:space="preserve">"UPDATE </w:t>
      </w:r>
      <w:proofErr w:type="spellStart"/>
      <w:r>
        <w:t>Композиция</w:t>
      </w:r>
      <w:proofErr w:type="spellEnd"/>
      <w:r w:rsidRPr="00632B66">
        <w:t xml:space="preserve"> SET </w:t>
      </w:r>
      <w:proofErr w:type="spellStart"/>
      <w:r>
        <w:t>НазваниеКомпозиции</w:t>
      </w:r>
      <w:proofErr w:type="spellEnd"/>
      <w:r w:rsidRPr="00632B66">
        <w:t xml:space="preserve">='{$_POST['name']}' WHERE </w:t>
      </w:r>
      <w:proofErr w:type="spellStart"/>
      <w:r>
        <w:t>Композиция</w:t>
      </w:r>
      <w:r w:rsidRPr="00632B66">
        <w:t>.</w:t>
      </w:r>
      <w:r>
        <w:t>КодКомпозиции</w:t>
      </w:r>
      <w:proofErr w:type="spellEnd"/>
      <w:r w:rsidRPr="00632B66">
        <w:t>='{$_POST['code']}'");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</w:r>
      <w:proofErr w:type="gramStart"/>
      <w:r w:rsidRPr="00632B66">
        <w:t>echo(</w:t>
      </w:r>
      <w:proofErr w:type="gramEnd"/>
      <w:r w:rsidRPr="00632B66">
        <w:t>"comp");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proofErr w:type="gramStart"/>
      <w:r w:rsidRPr="00632B66">
        <w:t>break</w:t>
      </w:r>
      <w:proofErr w:type="gramEnd"/>
      <w:r w:rsidRPr="00632B66">
        <w:t>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proofErr w:type="gramStart"/>
      <w:r w:rsidRPr="00632B66">
        <w:t>case</w:t>
      </w:r>
      <w:proofErr w:type="gramEnd"/>
      <w:r w:rsidRPr="00632B66">
        <w:t xml:space="preserve"> 1: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$</w:t>
      </w:r>
      <w:proofErr w:type="spellStart"/>
      <w:r w:rsidRPr="00632B66">
        <w:t>db</w:t>
      </w:r>
      <w:proofErr w:type="spellEnd"/>
      <w:r w:rsidRPr="00632B66">
        <w:t>-&gt;</w:t>
      </w:r>
      <w:proofErr w:type="gramStart"/>
      <w:r w:rsidRPr="00632B66">
        <w:t>query(</w:t>
      </w:r>
      <w:proofErr w:type="gramEnd"/>
      <w:r w:rsidRPr="00632B66">
        <w:t xml:space="preserve">"UPDATE </w:t>
      </w:r>
      <w:proofErr w:type="spellStart"/>
      <w:r>
        <w:t>Исполнитель</w:t>
      </w:r>
      <w:proofErr w:type="spellEnd"/>
      <w:r w:rsidRPr="00632B66">
        <w:t xml:space="preserve"> SET </w:t>
      </w:r>
      <w:proofErr w:type="spellStart"/>
      <w:r>
        <w:t>НазваниеИсполнителя</w:t>
      </w:r>
      <w:proofErr w:type="spellEnd"/>
      <w:r w:rsidRPr="00632B66">
        <w:t xml:space="preserve">='{$_POST['name']}' WHERE </w:t>
      </w:r>
      <w:proofErr w:type="spellStart"/>
      <w:r>
        <w:t>Исполнитель</w:t>
      </w:r>
      <w:r w:rsidRPr="00632B66">
        <w:t>.</w:t>
      </w:r>
      <w:r>
        <w:t>КодИсполнителя</w:t>
      </w:r>
      <w:proofErr w:type="spellEnd"/>
      <w:r w:rsidRPr="00632B66">
        <w:t>='{$_POST['code']}'");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</w:r>
      <w:proofErr w:type="gramStart"/>
      <w:r>
        <w:t>break</w:t>
      </w:r>
      <w:proofErr w:type="gramEnd"/>
      <w:r>
        <w:t>;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gramStart"/>
      <w:r>
        <w:t>case</w:t>
      </w:r>
      <w:proofErr w:type="gramEnd"/>
      <w:r>
        <w:t xml:space="preserve"> 2: 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$</w:t>
      </w:r>
      <w:proofErr w:type="spellStart"/>
      <w:r>
        <w:t>db</w:t>
      </w:r>
      <w:proofErr w:type="spellEnd"/>
      <w:r>
        <w:t>-&gt;</w:t>
      </w:r>
      <w:proofErr w:type="gramStart"/>
      <w:r>
        <w:t>query(</w:t>
      </w:r>
      <w:proofErr w:type="gramEnd"/>
      <w:r>
        <w:t xml:space="preserve">"UPDATE </w:t>
      </w:r>
      <w:proofErr w:type="spellStart"/>
      <w:r>
        <w:t>Альбом</w:t>
      </w:r>
      <w:proofErr w:type="spellEnd"/>
      <w:r>
        <w:t xml:space="preserve"> SET </w:t>
      </w:r>
      <w:proofErr w:type="spellStart"/>
      <w:r>
        <w:t>НазваниеАльбома</w:t>
      </w:r>
      <w:proofErr w:type="spellEnd"/>
      <w:r>
        <w:t xml:space="preserve">='{$_POST['name']}' WHERE </w:t>
      </w:r>
      <w:proofErr w:type="spellStart"/>
      <w:r>
        <w:t>Альбом.КодАльбома</w:t>
      </w:r>
      <w:proofErr w:type="spellEnd"/>
      <w:r>
        <w:t>='{$_POST['code']}'");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gramStart"/>
      <w:r>
        <w:t>case</w:t>
      </w:r>
      <w:proofErr w:type="gramEnd"/>
      <w:r>
        <w:t xml:space="preserve"> 3: 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$</w:t>
      </w:r>
      <w:proofErr w:type="spellStart"/>
      <w:r>
        <w:t>db</w:t>
      </w:r>
      <w:proofErr w:type="spellEnd"/>
      <w:r>
        <w:t>-&gt;</w:t>
      </w:r>
      <w:proofErr w:type="gramStart"/>
      <w:r>
        <w:t>query(</w:t>
      </w:r>
      <w:proofErr w:type="gramEnd"/>
      <w:r>
        <w:t xml:space="preserve">"UPDATE </w:t>
      </w:r>
      <w:proofErr w:type="spellStart"/>
      <w:r>
        <w:t>Жанр</w:t>
      </w:r>
      <w:proofErr w:type="spellEnd"/>
      <w:r>
        <w:t xml:space="preserve"> SET </w:t>
      </w:r>
      <w:proofErr w:type="spellStart"/>
      <w:r>
        <w:t>НазваниеЖанра</w:t>
      </w:r>
      <w:proofErr w:type="spellEnd"/>
      <w:r>
        <w:t xml:space="preserve">='{$_POST['name']}' WHERE </w:t>
      </w:r>
      <w:proofErr w:type="spellStart"/>
      <w:r>
        <w:t>Жанр.КодЖанра</w:t>
      </w:r>
      <w:proofErr w:type="spellEnd"/>
      <w:r>
        <w:t>='{$_POST['code']}'");</w:t>
      </w:r>
    </w:p>
    <w:p w:rsidR="00632B66" w:rsidRPr="00123AD0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>
        <w:tab/>
      </w:r>
      <w:r>
        <w:tab/>
      </w:r>
      <w:proofErr w:type="gramStart"/>
      <w:r>
        <w:t>break</w:t>
      </w:r>
      <w:proofErr w:type="gramEnd"/>
      <w:r w:rsidRPr="00123AD0">
        <w:rPr>
          <w:lang w:val="ru-RU"/>
        </w:rPr>
        <w:t>;</w:t>
      </w:r>
    </w:p>
    <w:p w:rsidR="00632B66" w:rsidRPr="00123AD0" w:rsidRDefault="00DA4CF5" w:rsidP="00DA4CF5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>
        <w:rPr>
          <w:lang w:val="ru-RU"/>
        </w:rPr>
        <w:tab/>
        <w:t>}</w:t>
      </w:r>
    </w:p>
    <w:p w:rsidR="00632B66" w:rsidRPr="00123AD0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123AD0">
        <w:rPr>
          <w:lang w:val="ru-RU"/>
        </w:rPr>
        <w:t>?&gt;</w:t>
      </w:r>
    </w:p>
    <w:p w:rsidR="00255723" w:rsidRDefault="00123AD0" w:rsidP="007C360C">
      <w:pPr>
        <w:pStyle w:val="14"/>
      </w:pPr>
      <w:r>
        <w:t>Скрипт редактирования списка избранного: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3AD0">
        <w:t>&lt;?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123AD0">
        <w:t>require_</w:t>
      </w:r>
      <w:proofErr w:type="gramStart"/>
      <w:r w:rsidRPr="00123AD0">
        <w:t>once</w:t>
      </w:r>
      <w:proofErr w:type="spellEnd"/>
      <w:r w:rsidRPr="00123AD0">
        <w:t>(</w:t>
      </w:r>
      <w:proofErr w:type="gramEnd"/>
      <w:r w:rsidRPr="00123AD0">
        <w:t>"</w:t>
      </w:r>
      <w:proofErr w:type="spellStart"/>
      <w:r w:rsidRPr="00123AD0">
        <w:t>connection.php</w:t>
      </w:r>
      <w:proofErr w:type="spellEnd"/>
      <w:r w:rsidRPr="00123AD0">
        <w:t>");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123AD0">
        <w:t>session_</w:t>
      </w:r>
      <w:proofErr w:type="gramStart"/>
      <w:r w:rsidRPr="00123AD0">
        <w:t>start</w:t>
      </w:r>
      <w:proofErr w:type="spellEnd"/>
      <w:r w:rsidRPr="00123AD0">
        <w:t>(</w:t>
      </w:r>
      <w:proofErr w:type="gramEnd"/>
      <w:r w:rsidRPr="00123AD0">
        <w:t>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3AD0">
        <w:t>$</w:t>
      </w:r>
      <w:proofErr w:type="spellStart"/>
      <w:r w:rsidRPr="00123AD0">
        <w:t>idc</w:t>
      </w:r>
      <w:proofErr w:type="spellEnd"/>
      <w:r w:rsidRPr="00123AD0">
        <w:t>=+$_</w:t>
      </w:r>
      <w:proofErr w:type="gramStart"/>
      <w:r w:rsidRPr="00123AD0">
        <w:t>POST[</w:t>
      </w:r>
      <w:proofErr w:type="gramEnd"/>
      <w:r w:rsidRPr="00123AD0">
        <w:t>'</w:t>
      </w:r>
      <w:proofErr w:type="spellStart"/>
      <w:r w:rsidRPr="00123AD0">
        <w:t>idc</w:t>
      </w:r>
      <w:proofErr w:type="spellEnd"/>
      <w:r w:rsidRPr="00123AD0">
        <w:t>'];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123AD0">
        <w:t>if(</w:t>
      </w:r>
      <w:proofErr w:type="gramEnd"/>
      <w:r w:rsidRPr="00123AD0">
        <w:t>$_POST['a']==1){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3AD0">
        <w:tab/>
        <w:t>$r=$</w:t>
      </w:r>
      <w:proofErr w:type="spellStart"/>
      <w:r w:rsidRPr="00123AD0">
        <w:t>db</w:t>
      </w:r>
      <w:proofErr w:type="spellEnd"/>
      <w:r w:rsidRPr="00123AD0">
        <w:t>-&gt;</w:t>
      </w:r>
      <w:proofErr w:type="gramStart"/>
      <w:r w:rsidRPr="00123AD0">
        <w:t>query(</w:t>
      </w:r>
      <w:proofErr w:type="gramEnd"/>
      <w:r w:rsidRPr="00123AD0">
        <w:t xml:space="preserve">"DELETE FROM </w:t>
      </w:r>
      <w:proofErr w:type="spellStart"/>
      <w:r>
        <w:t>Плейлист</w:t>
      </w:r>
      <w:proofErr w:type="spellEnd"/>
      <w:r w:rsidRPr="00123AD0">
        <w:t xml:space="preserve"> WHERE </w:t>
      </w:r>
      <w:proofErr w:type="spellStart"/>
      <w:r>
        <w:t>ЛогинПользователя</w:t>
      </w:r>
      <w:proofErr w:type="spellEnd"/>
      <w:r w:rsidRPr="00123AD0">
        <w:t xml:space="preserve">='{$_SESSION['name']}' AND </w:t>
      </w:r>
      <w:proofErr w:type="spellStart"/>
      <w:r>
        <w:t>КодКомпозиции</w:t>
      </w:r>
      <w:proofErr w:type="spellEnd"/>
      <w:r w:rsidRPr="00123AD0">
        <w:t>='{$</w:t>
      </w:r>
      <w:proofErr w:type="spellStart"/>
      <w:r w:rsidRPr="00123AD0">
        <w:t>idc</w:t>
      </w:r>
      <w:proofErr w:type="spellEnd"/>
      <w:r w:rsidRPr="00123AD0">
        <w:t xml:space="preserve">}'"); 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3AD0">
        <w:t>}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123AD0">
        <w:t>else</w:t>
      </w:r>
      <w:proofErr w:type="gramEnd"/>
      <w:r w:rsidRPr="00123AD0">
        <w:t xml:space="preserve"> {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3AD0">
        <w:tab/>
        <w:t>$r2=$</w:t>
      </w:r>
      <w:proofErr w:type="spellStart"/>
      <w:r w:rsidRPr="00123AD0">
        <w:t>db</w:t>
      </w:r>
      <w:proofErr w:type="spellEnd"/>
      <w:r w:rsidRPr="00123AD0">
        <w:t>-&gt;</w:t>
      </w:r>
      <w:proofErr w:type="gramStart"/>
      <w:r w:rsidRPr="00123AD0">
        <w:t>query(</w:t>
      </w:r>
      <w:proofErr w:type="gramEnd"/>
      <w:r w:rsidRPr="00123AD0">
        <w:t xml:space="preserve">"INSERT INTO </w:t>
      </w:r>
      <w:proofErr w:type="spellStart"/>
      <w:r>
        <w:t>Плейлист</w:t>
      </w:r>
      <w:proofErr w:type="spellEnd"/>
      <w:r w:rsidRPr="00123AD0">
        <w:t xml:space="preserve"> (</w:t>
      </w:r>
      <w:proofErr w:type="spellStart"/>
      <w:r>
        <w:t>ЛогинПользователя</w:t>
      </w:r>
      <w:r w:rsidRPr="00123AD0">
        <w:t>,</w:t>
      </w:r>
      <w:r>
        <w:t>КодКомпозиции</w:t>
      </w:r>
      <w:proofErr w:type="spellEnd"/>
      <w:r w:rsidRPr="00123AD0">
        <w:t>) VALUES('{$_SESSION['name']}','{$</w:t>
      </w:r>
      <w:proofErr w:type="spellStart"/>
      <w:r w:rsidRPr="00123AD0">
        <w:t>idc</w:t>
      </w:r>
      <w:proofErr w:type="spellEnd"/>
      <w:r w:rsidRPr="00123AD0">
        <w:t xml:space="preserve">}')"); 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123AD0">
        <w:rPr>
          <w:lang w:val="ru-RU"/>
        </w:rPr>
        <w:t>}</w:t>
      </w:r>
    </w:p>
    <w:p w:rsidR="007C360C" w:rsidRPr="00DA4CF5" w:rsidRDefault="00DA4CF5" w:rsidP="00DA4CF5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>
        <w:rPr>
          <w:lang w:val="ru-RU"/>
        </w:rPr>
        <w:t>?&gt;</w:t>
      </w:r>
    </w:p>
    <w:p w:rsidR="00123AD0" w:rsidRDefault="00123AD0" w:rsidP="007C360C">
      <w:pPr>
        <w:pStyle w:val="14"/>
      </w:pPr>
      <w:r>
        <w:t>Скрипт выполнения поиска по базе метаданных: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&lt;?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123AD0">
        <w:t>require_</w:t>
      </w:r>
      <w:proofErr w:type="gramStart"/>
      <w:r w:rsidRPr="00123AD0">
        <w:t>once</w:t>
      </w:r>
      <w:proofErr w:type="spellEnd"/>
      <w:r w:rsidRPr="00123AD0">
        <w:t>(</w:t>
      </w:r>
      <w:proofErr w:type="gramEnd"/>
      <w:r w:rsidRPr="00123AD0">
        <w:t>"</w:t>
      </w:r>
      <w:proofErr w:type="spellStart"/>
      <w:r w:rsidRPr="00123AD0">
        <w:t>connection.php</w:t>
      </w:r>
      <w:proofErr w:type="spellEnd"/>
      <w:r w:rsidRPr="00123AD0">
        <w:t>");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123AD0">
        <w:t>session_</w:t>
      </w:r>
      <w:proofErr w:type="gramStart"/>
      <w:r w:rsidRPr="00123AD0">
        <w:t>start</w:t>
      </w:r>
      <w:proofErr w:type="spellEnd"/>
      <w:r w:rsidRPr="00123AD0">
        <w:t>(</w:t>
      </w:r>
      <w:proofErr w:type="gramEnd"/>
      <w:r w:rsidRPr="00123AD0">
        <w:t>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123AD0">
        <w:rPr>
          <w:lang w:val="ru-RU"/>
        </w:rPr>
        <w:t>$</w:t>
      </w:r>
      <w:r>
        <w:t>keyword</w:t>
      </w:r>
      <w:r w:rsidRPr="00123AD0">
        <w:rPr>
          <w:lang w:val="ru-RU"/>
        </w:rPr>
        <w:t>1=$_</w:t>
      </w:r>
      <w:r>
        <w:t>POST</w:t>
      </w:r>
      <w:r w:rsidRPr="00123AD0">
        <w:rPr>
          <w:lang w:val="ru-RU"/>
        </w:rPr>
        <w:t>['</w:t>
      </w:r>
      <w:r>
        <w:t>keyword</w:t>
      </w:r>
      <w:r w:rsidRPr="00123AD0">
        <w:rPr>
          <w:lang w:val="ru-RU"/>
        </w:rPr>
        <w:t>'];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123AD0">
        <w:rPr>
          <w:lang w:val="ru-RU"/>
        </w:rPr>
        <w:lastRenderedPageBreak/>
        <w:t>$</w:t>
      </w:r>
      <w:r>
        <w:t>keyword</w:t>
      </w:r>
      <w:r w:rsidRPr="00123AD0">
        <w:rPr>
          <w:lang w:val="ru-RU"/>
        </w:rPr>
        <w:t xml:space="preserve">1 = </w:t>
      </w:r>
      <w:r>
        <w:t>trim</w:t>
      </w:r>
      <w:r w:rsidRPr="00123AD0">
        <w:rPr>
          <w:lang w:val="ru-RU"/>
        </w:rPr>
        <w:t>($</w:t>
      </w:r>
      <w:r>
        <w:t>keyword</w:t>
      </w:r>
      <w:r w:rsidRPr="00123AD0">
        <w:rPr>
          <w:lang w:val="ru-RU"/>
        </w:rPr>
        <w:t xml:space="preserve">1); </w:t>
      </w:r>
      <w:r w:rsidRPr="00123AD0">
        <w:rPr>
          <w:i/>
          <w:lang w:val="ru-RU"/>
        </w:rPr>
        <w:t>// убираются лишние пробелы из начала и конца строки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123AD0">
        <w:rPr>
          <w:lang w:val="ru-RU"/>
        </w:rPr>
        <w:t>$</w:t>
      </w:r>
      <w:r>
        <w:t>keyword</w:t>
      </w:r>
      <w:r w:rsidRPr="00123AD0">
        <w:rPr>
          <w:lang w:val="ru-RU"/>
        </w:rPr>
        <w:t xml:space="preserve">1 = </w:t>
      </w:r>
      <w:proofErr w:type="spellStart"/>
      <w:r>
        <w:t>stripslashes</w:t>
      </w:r>
      <w:proofErr w:type="spellEnd"/>
      <w:r w:rsidRPr="00123AD0">
        <w:rPr>
          <w:lang w:val="ru-RU"/>
        </w:rPr>
        <w:t>($</w:t>
      </w:r>
      <w:r>
        <w:t>keyword</w:t>
      </w:r>
      <w:r w:rsidRPr="00123AD0">
        <w:rPr>
          <w:lang w:val="ru-RU"/>
        </w:rPr>
        <w:t xml:space="preserve">1); </w:t>
      </w:r>
      <w:r w:rsidRPr="00123AD0">
        <w:rPr>
          <w:i/>
          <w:lang w:val="ru-RU"/>
        </w:rPr>
        <w:t>//удаляет экранирование символов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123AD0">
        <w:rPr>
          <w:lang w:val="ru-RU"/>
        </w:rPr>
        <w:t>$</w:t>
      </w:r>
      <w:r>
        <w:t>keyword</w:t>
      </w:r>
      <w:r w:rsidRPr="00123AD0">
        <w:rPr>
          <w:lang w:val="ru-RU"/>
        </w:rPr>
        <w:t xml:space="preserve">1 = </w:t>
      </w:r>
      <w:proofErr w:type="spellStart"/>
      <w:r>
        <w:t>htmlspecialchars</w:t>
      </w:r>
      <w:proofErr w:type="spellEnd"/>
      <w:r w:rsidRPr="00123AD0">
        <w:rPr>
          <w:lang w:val="ru-RU"/>
        </w:rPr>
        <w:t>($</w:t>
      </w:r>
      <w:r>
        <w:t>keyword</w:t>
      </w:r>
      <w:r w:rsidRPr="00123AD0">
        <w:rPr>
          <w:lang w:val="ru-RU"/>
        </w:rPr>
        <w:t xml:space="preserve">1); </w:t>
      </w:r>
      <w:r w:rsidRPr="00123AD0">
        <w:rPr>
          <w:i/>
          <w:lang w:val="ru-RU"/>
        </w:rPr>
        <w:t xml:space="preserve">// заменяет </w:t>
      </w:r>
      <w:r w:rsidRPr="00123AD0">
        <w:rPr>
          <w:i/>
        </w:rPr>
        <w:t>html</w:t>
      </w:r>
      <w:r w:rsidRPr="00123AD0">
        <w:rPr>
          <w:i/>
          <w:lang w:val="ru-RU"/>
        </w:rPr>
        <w:t xml:space="preserve"> теги на коды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$keyword1=</w:t>
      </w:r>
      <w:proofErr w:type="spellStart"/>
      <w:proofErr w:type="gramStart"/>
      <w:r w:rsidRPr="00123AD0">
        <w:t>strtoupper</w:t>
      </w:r>
      <w:proofErr w:type="spellEnd"/>
      <w:r w:rsidRPr="00123AD0">
        <w:t>(</w:t>
      </w:r>
      <w:proofErr w:type="gramEnd"/>
      <w:r w:rsidRPr="00123AD0">
        <w:t>$keyword1);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$s="%";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$keyword=$s</w:t>
      </w:r>
      <w:proofErr w:type="gramStart"/>
      <w:r w:rsidRPr="00123AD0">
        <w:t>.$</w:t>
      </w:r>
      <w:proofErr w:type="gramEnd"/>
      <w:r w:rsidRPr="00123AD0">
        <w:t>keyword1.$s;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gramStart"/>
      <w:r w:rsidRPr="00123AD0">
        <w:t>switch(</w:t>
      </w:r>
      <w:proofErr w:type="gramEnd"/>
      <w:r w:rsidRPr="00123AD0">
        <w:t>$_POST['</w:t>
      </w:r>
      <w:proofErr w:type="spellStart"/>
      <w:r w:rsidRPr="00123AD0">
        <w:t>obj</w:t>
      </w:r>
      <w:proofErr w:type="spellEnd"/>
      <w:r w:rsidRPr="00123AD0">
        <w:t>']){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proofErr w:type="gramStart"/>
      <w:r w:rsidRPr="00123AD0">
        <w:t>case</w:t>
      </w:r>
      <w:proofErr w:type="gramEnd"/>
      <w:r w:rsidRPr="00123AD0">
        <w:t xml:space="preserve"> "1":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r w:rsidRPr="00123AD0">
        <w:tab/>
        <w:t>$result=$</w:t>
      </w:r>
      <w:proofErr w:type="spellStart"/>
      <w:r w:rsidRPr="00123AD0">
        <w:t>db</w:t>
      </w:r>
      <w:proofErr w:type="spellEnd"/>
      <w:r w:rsidRPr="00123AD0">
        <w:t>-&gt;</w:t>
      </w:r>
      <w:proofErr w:type="gramStart"/>
      <w:r w:rsidRPr="00123AD0">
        <w:t>query(</w:t>
      </w:r>
      <w:proofErr w:type="gramEnd"/>
      <w:r w:rsidRPr="00123AD0">
        <w:t xml:space="preserve">"SELECT * from </w:t>
      </w:r>
      <w:proofErr w:type="spellStart"/>
      <w:r>
        <w:t>Композиция</w:t>
      </w:r>
      <w:proofErr w:type="spellEnd"/>
      <w:r w:rsidRPr="00123AD0">
        <w:t xml:space="preserve"> JOIN </w:t>
      </w:r>
      <w:proofErr w:type="spellStart"/>
      <w:r>
        <w:t>Альбом</w:t>
      </w:r>
      <w:proofErr w:type="spellEnd"/>
      <w:r w:rsidRPr="00123AD0">
        <w:t xml:space="preserve"> ON </w:t>
      </w:r>
      <w:proofErr w:type="spellStart"/>
      <w:r>
        <w:t>Композиция</w:t>
      </w:r>
      <w:r w:rsidRPr="00123AD0">
        <w:t>.</w:t>
      </w:r>
      <w:r>
        <w:t>КодАльбома</w:t>
      </w:r>
      <w:proofErr w:type="spellEnd"/>
      <w:r w:rsidRPr="00123AD0">
        <w:t>=</w:t>
      </w:r>
      <w:proofErr w:type="spellStart"/>
      <w:r>
        <w:t>Альбом</w:t>
      </w:r>
      <w:r w:rsidRPr="00123AD0">
        <w:t>.</w:t>
      </w:r>
      <w:r>
        <w:t>КодАльбома</w:t>
      </w:r>
      <w:proofErr w:type="spellEnd"/>
      <w:r w:rsidRPr="00123AD0">
        <w:t xml:space="preserve"> JOIN </w:t>
      </w:r>
      <w:proofErr w:type="spellStart"/>
      <w:r>
        <w:t>Исполнитель</w:t>
      </w:r>
      <w:proofErr w:type="spellEnd"/>
      <w:r w:rsidRPr="00123AD0">
        <w:t xml:space="preserve"> ON </w:t>
      </w:r>
      <w:proofErr w:type="spellStart"/>
      <w:r>
        <w:t>Композиция</w:t>
      </w:r>
      <w:r w:rsidRPr="00123AD0">
        <w:t>.</w:t>
      </w:r>
      <w:r>
        <w:t>КодИсполнителя</w:t>
      </w:r>
      <w:proofErr w:type="spellEnd"/>
      <w:r w:rsidRPr="00123AD0">
        <w:t>=</w:t>
      </w:r>
      <w:proofErr w:type="spellStart"/>
      <w:r>
        <w:t>Исполнитель</w:t>
      </w:r>
      <w:r w:rsidRPr="00123AD0">
        <w:t>.</w:t>
      </w:r>
      <w:r>
        <w:t>КодИсполнителя</w:t>
      </w:r>
      <w:proofErr w:type="spellEnd"/>
      <w:r w:rsidRPr="00123AD0">
        <w:t xml:space="preserve"> JOIN </w:t>
      </w:r>
      <w:proofErr w:type="spellStart"/>
      <w:r>
        <w:t>Жанр</w:t>
      </w:r>
      <w:proofErr w:type="spellEnd"/>
      <w:r w:rsidRPr="00123AD0">
        <w:t xml:space="preserve"> ON </w:t>
      </w:r>
      <w:proofErr w:type="spellStart"/>
      <w:r>
        <w:t>Композиция</w:t>
      </w:r>
      <w:r w:rsidRPr="00123AD0">
        <w:t>.</w:t>
      </w:r>
      <w:r>
        <w:t>КодЖанра</w:t>
      </w:r>
      <w:proofErr w:type="spellEnd"/>
      <w:r w:rsidRPr="00123AD0">
        <w:t>=</w:t>
      </w:r>
      <w:proofErr w:type="spellStart"/>
      <w:r>
        <w:t>Жанр</w:t>
      </w:r>
      <w:r w:rsidRPr="00123AD0">
        <w:t>.</w:t>
      </w:r>
      <w:r>
        <w:t>КодЖанра</w:t>
      </w:r>
      <w:proofErr w:type="spellEnd"/>
      <w:r w:rsidRPr="00123AD0">
        <w:t xml:space="preserve"> WHERE </w:t>
      </w:r>
      <w:proofErr w:type="spellStart"/>
      <w:r>
        <w:t>Исполнитель</w:t>
      </w:r>
      <w:r w:rsidRPr="00123AD0">
        <w:t>.</w:t>
      </w:r>
      <w:r>
        <w:t>НазваниеИсполнителя</w:t>
      </w:r>
      <w:proofErr w:type="spellEnd"/>
      <w:r>
        <w:t xml:space="preserve"> LIKE '{$keyword}'");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bookmarkStart w:id="254" w:name="_GoBack"/>
      <w:bookmarkEnd w:id="254"/>
      <w:r w:rsidRPr="00123AD0">
        <w:tab/>
      </w:r>
      <w:proofErr w:type="gramStart"/>
      <w:r w:rsidRPr="00123AD0">
        <w:t>break</w:t>
      </w:r>
      <w:proofErr w:type="gramEnd"/>
      <w:r w:rsidRPr="00123AD0">
        <w:t>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proofErr w:type="gramStart"/>
      <w:r w:rsidRPr="00123AD0">
        <w:t>case</w:t>
      </w:r>
      <w:proofErr w:type="gramEnd"/>
      <w:r w:rsidRPr="00123AD0">
        <w:t xml:space="preserve"> "2":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r w:rsidRPr="00123AD0">
        <w:tab/>
        <w:t>$result=$</w:t>
      </w:r>
      <w:proofErr w:type="spellStart"/>
      <w:r w:rsidRPr="00123AD0">
        <w:t>db</w:t>
      </w:r>
      <w:proofErr w:type="spellEnd"/>
      <w:r w:rsidRPr="00123AD0">
        <w:t>-&gt;</w:t>
      </w:r>
      <w:proofErr w:type="gramStart"/>
      <w:r w:rsidRPr="00123AD0">
        <w:t>query(</w:t>
      </w:r>
      <w:proofErr w:type="gramEnd"/>
      <w:r w:rsidRPr="00123AD0">
        <w:t xml:space="preserve">"SELECT * from </w:t>
      </w:r>
      <w:proofErr w:type="spellStart"/>
      <w:r>
        <w:t>Композиция</w:t>
      </w:r>
      <w:proofErr w:type="spellEnd"/>
      <w:r w:rsidRPr="00123AD0">
        <w:t xml:space="preserve"> JOIN </w:t>
      </w:r>
      <w:proofErr w:type="spellStart"/>
      <w:r>
        <w:t>Альбом</w:t>
      </w:r>
      <w:proofErr w:type="spellEnd"/>
      <w:r w:rsidRPr="00123AD0">
        <w:t xml:space="preserve"> ON </w:t>
      </w:r>
      <w:proofErr w:type="spellStart"/>
      <w:r>
        <w:t>Композиция</w:t>
      </w:r>
      <w:r w:rsidRPr="00123AD0">
        <w:t>.</w:t>
      </w:r>
      <w:r>
        <w:t>КодАльбома</w:t>
      </w:r>
      <w:proofErr w:type="spellEnd"/>
      <w:r w:rsidRPr="00123AD0">
        <w:t>=</w:t>
      </w:r>
      <w:proofErr w:type="spellStart"/>
      <w:r>
        <w:t>Альбом</w:t>
      </w:r>
      <w:r w:rsidRPr="00123AD0">
        <w:t>.</w:t>
      </w:r>
      <w:r>
        <w:t>КодАльбома</w:t>
      </w:r>
      <w:proofErr w:type="spellEnd"/>
      <w:r w:rsidRPr="00123AD0">
        <w:t xml:space="preserve"> JOIN </w:t>
      </w:r>
      <w:proofErr w:type="spellStart"/>
      <w:r>
        <w:t>Исполнитель</w:t>
      </w:r>
      <w:proofErr w:type="spellEnd"/>
      <w:r w:rsidRPr="00123AD0">
        <w:t xml:space="preserve"> ON </w:t>
      </w:r>
      <w:proofErr w:type="spellStart"/>
      <w:r>
        <w:t>Композиция</w:t>
      </w:r>
      <w:r w:rsidRPr="00123AD0">
        <w:t>.</w:t>
      </w:r>
      <w:r>
        <w:t>КодИсполнителя</w:t>
      </w:r>
      <w:proofErr w:type="spellEnd"/>
      <w:r w:rsidRPr="00123AD0">
        <w:t>=</w:t>
      </w:r>
      <w:proofErr w:type="spellStart"/>
      <w:r>
        <w:t>Исполнитель</w:t>
      </w:r>
      <w:r w:rsidRPr="00123AD0">
        <w:t>.</w:t>
      </w:r>
      <w:r>
        <w:t>КодИсполнителя</w:t>
      </w:r>
      <w:proofErr w:type="spellEnd"/>
      <w:r w:rsidRPr="00123AD0">
        <w:t xml:space="preserve"> JOIN </w:t>
      </w:r>
      <w:proofErr w:type="spellStart"/>
      <w:r>
        <w:t>Жанр</w:t>
      </w:r>
      <w:proofErr w:type="spellEnd"/>
      <w:r w:rsidRPr="00123AD0">
        <w:t xml:space="preserve"> ON </w:t>
      </w:r>
      <w:proofErr w:type="spellStart"/>
      <w:r>
        <w:t>Композиция</w:t>
      </w:r>
      <w:r w:rsidRPr="00123AD0">
        <w:t>.</w:t>
      </w:r>
      <w:r>
        <w:t>КодЖанра</w:t>
      </w:r>
      <w:proofErr w:type="spellEnd"/>
      <w:r w:rsidRPr="00123AD0">
        <w:t>=</w:t>
      </w:r>
      <w:proofErr w:type="spellStart"/>
      <w:r>
        <w:t>Жанр</w:t>
      </w:r>
      <w:r w:rsidRPr="00123AD0">
        <w:t>.</w:t>
      </w:r>
      <w:r>
        <w:t>КодЖанра</w:t>
      </w:r>
      <w:proofErr w:type="spellEnd"/>
      <w:r w:rsidRPr="00123AD0">
        <w:t xml:space="preserve"> WHERE </w:t>
      </w:r>
      <w:proofErr w:type="spellStart"/>
      <w:r>
        <w:t>Альбом</w:t>
      </w:r>
      <w:r w:rsidRPr="00123AD0">
        <w:t>.</w:t>
      </w:r>
      <w:r>
        <w:t>НазваниеАльбома</w:t>
      </w:r>
      <w:proofErr w:type="spellEnd"/>
      <w:r w:rsidRPr="00123AD0">
        <w:t xml:space="preserve"> LIKE '{$keyword}'");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proofErr w:type="gramStart"/>
      <w:r w:rsidRPr="00123AD0">
        <w:t>break</w:t>
      </w:r>
      <w:proofErr w:type="gramEnd"/>
      <w:r w:rsidRPr="00123AD0">
        <w:t>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proofErr w:type="gramStart"/>
      <w:r w:rsidRPr="00123AD0">
        <w:t>case</w:t>
      </w:r>
      <w:proofErr w:type="gramEnd"/>
      <w:r w:rsidRPr="00123AD0">
        <w:t xml:space="preserve"> "3":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r w:rsidRPr="00123AD0">
        <w:tab/>
        <w:t>$result=$</w:t>
      </w:r>
      <w:proofErr w:type="spellStart"/>
      <w:r w:rsidRPr="00123AD0">
        <w:t>db</w:t>
      </w:r>
      <w:proofErr w:type="spellEnd"/>
      <w:r w:rsidRPr="00123AD0">
        <w:t>-&gt;</w:t>
      </w:r>
      <w:proofErr w:type="gramStart"/>
      <w:r w:rsidRPr="00123AD0">
        <w:t>query(</w:t>
      </w:r>
      <w:proofErr w:type="gramEnd"/>
      <w:r w:rsidRPr="00123AD0">
        <w:t xml:space="preserve">"SELECT * from </w:t>
      </w:r>
      <w:proofErr w:type="spellStart"/>
      <w:r>
        <w:t>Композиция</w:t>
      </w:r>
      <w:proofErr w:type="spellEnd"/>
      <w:r w:rsidRPr="00123AD0">
        <w:t xml:space="preserve"> JOIN </w:t>
      </w:r>
      <w:proofErr w:type="spellStart"/>
      <w:r>
        <w:t>Альбом</w:t>
      </w:r>
      <w:proofErr w:type="spellEnd"/>
      <w:r w:rsidRPr="00123AD0">
        <w:t xml:space="preserve"> ON </w:t>
      </w:r>
      <w:proofErr w:type="spellStart"/>
      <w:r>
        <w:t>Композиция</w:t>
      </w:r>
      <w:r w:rsidRPr="00123AD0">
        <w:t>.</w:t>
      </w:r>
      <w:r>
        <w:t>КодАльбома</w:t>
      </w:r>
      <w:proofErr w:type="spellEnd"/>
      <w:r w:rsidRPr="00123AD0">
        <w:t>=</w:t>
      </w:r>
      <w:proofErr w:type="spellStart"/>
      <w:r>
        <w:t>Альбом</w:t>
      </w:r>
      <w:r w:rsidRPr="00123AD0">
        <w:t>.</w:t>
      </w:r>
      <w:r>
        <w:t>КодАльбома</w:t>
      </w:r>
      <w:proofErr w:type="spellEnd"/>
      <w:r w:rsidRPr="00123AD0">
        <w:t xml:space="preserve"> JOIN </w:t>
      </w:r>
      <w:proofErr w:type="spellStart"/>
      <w:r>
        <w:t>Исполнитель</w:t>
      </w:r>
      <w:proofErr w:type="spellEnd"/>
      <w:r w:rsidRPr="00123AD0">
        <w:t xml:space="preserve"> ON </w:t>
      </w:r>
      <w:proofErr w:type="spellStart"/>
      <w:r>
        <w:t>Композиция</w:t>
      </w:r>
      <w:r w:rsidRPr="00123AD0">
        <w:t>.</w:t>
      </w:r>
      <w:r>
        <w:t>КодИсполнителя</w:t>
      </w:r>
      <w:proofErr w:type="spellEnd"/>
      <w:r w:rsidRPr="00123AD0">
        <w:t>=</w:t>
      </w:r>
      <w:proofErr w:type="spellStart"/>
      <w:r>
        <w:t>Исполнитель</w:t>
      </w:r>
      <w:r w:rsidRPr="00123AD0">
        <w:t>.</w:t>
      </w:r>
      <w:r>
        <w:t>КодИсполнителя</w:t>
      </w:r>
      <w:proofErr w:type="spellEnd"/>
      <w:r w:rsidRPr="00123AD0">
        <w:t xml:space="preserve"> JOIN </w:t>
      </w:r>
      <w:proofErr w:type="spellStart"/>
      <w:r>
        <w:t>Жанр</w:t>
      </w:r>
      <w:proofErr w:type="spellEnd"/>
      <w:r w:rsidRPr="00123AD0">
        <w:t xml:space="preserve"> ON </w:t>
      </w:r>
      <w:proofErr w:type="spellStart"/>
      <w:r>
        <w:t>Композиция</w:t>
      </w:r>
      <w:r w:rsidRPr="00123AD0">
        <w:t>.</w:t>
      </w:r>
      <w:r>
        <w:t>КодЖанра</w:t>
      </w:r>
      <w:proofErr w:type="spellEnd"/>
      <w:r w:rsidRPr="00123AD0">
        <w:t>=</w:t>
      </w:r>
      <w:proofErr w:type="spellStart"/>
      <w:r>
        <w:t>Жанр</w:t>
      </w:r>
      <w:r w:rsidRPr="00123AD0">
        <w:t>.</w:t>
      </w:r>
      <w:r>
        <w:t>КодЖанра</w:t>
      </w:r>
      <w:proofErr w:type="spellEnd"/>
      <w:r w:rsidRPr="00123AD0">
        <w:t xml:space="preserve"> WHERE </w:t>
      </w:r>
      <w:proofErr w:type="spellStart"/>
      <w:r>
        <w:t>Жанр</w:t>
      </w:r>
      <w:r w:rsidRPr="00123AD0">
        <w:t>.</w:t>
      </w:r>
      <w:r>
        <w:t>НазваниеЖанра</w:t>
      </w:r>
      <w:proofErr w:type="spellEnd"/>
      <w:r w:rsidRPr="00123AD0">
        <w:t xml:space="preserve"> LIKE '{$keyword}'");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proofErr w:type="gramStart"/>
      <w:r w:rsidRPr="00123AD0">
        <w:t>break</w:t>
      </w:r>
      <w:proofErr w:type="gramEnd"/>
      <w:r w:rsidRPr="00123AD0">
        <w:t>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proofErr w:type="gramStart"/>
      <w:r w:rsidRPr="00123AD0">
        <w:t>case</w:t>
      </w:r>
      <w:proofErr w:type="gramEnd"/>
      <w:r w:rsidRPr="00123AD0">
        <w:t xml:space="preserve"> "4":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r w:rsidRPr="00123AD0">
        <w:tab/>
        <w:t>$result=$</w:t>
      </w:r>
      <w:proofErr w:type="spellStart"/>
      <w:r w:rsidRPr="00123AD0">
        <w:t>db</w:t>
      </w:r>
      <w:proofErr w:type="spellEnd"/>
      <w:r w:rsidRPr="00123AD0">
        <w:t>-&gt;</w:t>
      </w:r>
      <w:proofErr w:type="gramStart"/>
      <w:r w:rsidRPr="00123AD0">
        <w:t>query(</w:t>
      </w:r>
      <w:proofErr w:type="gramEnd"/>
      <w:r w:rsidRPr="00123AD0">
        <w:t xml:space="preserve">"SELECT * from </w:t>
      </w:r>
      <w:proofErr w:type="spellStart"/>
      <w:r>
        <w:t>Композиция</w:t>
      </w:r>
      <w:proofErr w:type="spellEnd"/>
      <w:r w:rsidRPr="00123AD0">
        <w:t xml:space="preserve"> JOIN </w:t>
      </w:r>
      <w:proofErr w:type="spellStart"/>
      <w:r>
        <w:t>Альбом</w:t>
      </w:r>
      <w:proofErr w:type="spellEnd"/>
      <w:r w:rsidRPr="00123AD0">
        <w:t xml:space="preserve"> ON </w:t>
      </w:r>
      <w:proofErr w:type="spellStart"/>
      <w:r>
        <w:t>Композиция</w:t>
      </w:r>
      <w:r w:rsidRPr="00123AD0">
        <w:t>.</w:t>
      </w:r>
      <w:r>
        <w:t>КодАльбома</w:t>
      </w:r>
      <w:proofErr w:type="spellEnd"/>
      <w:r w:rsidRPr="00123AD0">
        <w:t>=</w:t>
      </w:r>
      <w:proofErr w:type="spellStart"/>
      <w:r>
        <w:t>Альбом</w:t>
      </w:r>
      <w:r w:rsidRPr="00123AD0">
        <w:t>.</w:t>
      </w:r>
      <w:r>
        <w:t>КодАльбома</w:t>
      </w:r>
      <w:proofErr w:type="spellEnd"/>
      <w:r w:rsidRPr="00123AD0">
        <w:t xml:space="preserve"> JOIN </w:t>
      </w:r>
      <w:proofErr w:type="spellStart"/>
      <w:r>
        <w:t>Исполнитель</w:t>
      </w:r>
      <w:proofErr w:type="spellEnd"/>
      <w:r w:rsidRPr="00123AD0">
        <w:t xml:space="preserve"> ON </w:t>
      </w:r>
      <w:proofErr w:type="spellStart"/>
      <w:r>
        <w:t>Композиция</w:t>
      </w:r>
      <w:r w:rsidRPr="00123AD0">
        <w:t>.</w:t>
      </w:r>
      <w:r>
        <w:t>КодИсполнителя</w:t>
      </w:r>
      <w:proofErr w:type="spellEnd"/>
      <w:r w:rsidRPr="00123AD0">
        <w:t>=</w:t>
      </w:r>
      <w:proofErr w:type="spellStart"/>
      <w:r>
        <w:t>Исполнитель</w:t>
      </w:r>
      <w:r w:rsidRPr="00123AD0">
        <w:t>.</w:t>
      </w:r>
      <w:r>
        <w:t>КодИсполнителя</w:t>
      </w:r>
      <w:proofErr w:type="spellEnd"/>
      <w:r w:rsidRPr="00123AD0">
        <w:t xml:space="preserve"> JOIN </w:t>
      </w:r>
      <w:proofErr w:type="spellStart"/>
      <w:r>
        <w:t>Жанр</w:t>
      </w:r>
      <w:proofErr w:type="spellEnd"/>
      <w:r w:rsidRPr="00123AD0">
        <w:t xml:space="preserve"> ON </w:t>
      </w:r>
      <w:proofErr w:type="spellStart"/>
      <w:r>
        <w:t>Композиция</w:t>
      </w:r>
      <w:r w:rsidRPr="00123AD0">
        <w:t>.</w:t>
      </w:r>
      <w:r>
        <w:t>КодЖанра</w:t>
      </w:r>
      <w:proofErr w:type="spellEnd"/>
      <w:r w:rsidRPr="00123AD0">
        <w:t>=</w:t>
      </w:r>
      <w:proofErr w:type="spellStart"/>
      <w:r>
        <w:t>Жанр</w:t>
      </w:r>
      <w:r w:rsidRPr="00123AD0">
        <w:t>.</w:t>
      </w:r>
      <w:r>
        <w:t>КодЖанра</w:t>
      </w:r>
      <w:proofErr w:type="spellEnd"/>
      <w:r w:rsidRPr="00123AD0">
        <w:t xml:space="preserve"> WHERE </w:t>
      </w:r>
      <w:proofErr w:type="spellStart"/>
      <w:r>
        <w:t>Композиция</w:t>
      </w:r>
      <w:r w:rsidRPr="00123AD0">
        <w:t>.</w:t>
      </w:r>
      <w:r>
        <w:t>НазваниеКомпозиции</w:t>
      </w:r>
      <w:proofErr w:type="spellEnd"/>
      <w:r w:rsidRPr="00123AD0">
        <w:t xml:space="preserve"> LIKE '{$keyword}'");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proofErr w:type="gramStart"/>
      <w:r w:rsidRPr="00123AD0">
        <w:t>break</w:t>
      </w:r>
      <w:proofErr w:type="gramEnd"/>
      <w:r w:rsidRPr="00123AD0">
        <w:t>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}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$</w:t>
      </w:r>
      <w:proofErr w:type="spellStart"/>
      <w:r w:rsidRPr="00123AD0">
        <w:t>nr</w:t>
      </w:r>
      <w:proofErr w:type="spellEnd"/>
      <w:r w:rsidRPr="00123AD0">
        <w:t>=$result-&gt;</w:t>
      </w:r>
      <w:proofErr w:type="spellStart"/>
      <w:r w:rsidRPr="00123AD0">
        <w:t>num_rows</w:t>
      </w:r>
      <w:proofErr w:type="spellEnd"/>
      <w:r w:rsidRPr="00123AD0">
        <w:t>;</w:t>
      </w:r>
    </w:p>
    <w:p w:rsidR="00123AD0" w:rsidRPr="002A68AE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proofErr w:type="gramStart"/>
      <w:r>
        <w:t>if</w:t>
      </w:r>
      <w:r w:rsidRPr="002A68AE">
        <w:rPr>
          <w:lang w:val="ru-RU"/>
        </w:rPr>
        <w:t>(</w:t>
      </w:r>
      <w:proofErr w:type="gramEnd"/>
      <w:r w:rsidRPr="002A68AE">
        <w:rPr>
          <w:lang w:val="ru-RU"/>
        </w:rPr>
        <w:t>$</w:t>
      </w:r>
      <w:proofErr w:type="spellStart"/>
      <w:r>
        <w:t>nr</w:t>
      </w:r>
      <w:proofErr w:type="spellEnd"/>
      <w:r w:rsidRPr="002A68AE">
        <w:rPr>
          <w:lang w:val="ru-RU"/>
        </w:rPr>
        <w:t>==0){</w:t>
      </w:r>
      <w:r>
        <w:t>echo</w:t>
      </w:r>
      <w:r w:rsidRPr="002A68AE">
        <w:rPr>
          <w:lang w:val="ru-RU"/>
        </w:rPr>
        <w:t>("Ничего не найдено");}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gramStart"/>
      <w:r w:rsidRPr="00123AD0">
        <w:t>else{</w:t>
      </w:r>
      <w:proofErr w:type="gramEnd"/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  <w:t>$</w:t>
      </w:r>
      <w:proofErr w:type="spellStart"/>
      <w:r w:rsidRPr="00123AD0">
        <w:t>user_data</w:t>
      </w:r>
      <w:proofErr w:type="spellEnd"/>
      <w:r w:rsidRPr="00123AD0">
        <w:t xml:space="preserve"> = $result-&gt;</w:t>
      </w:r>
      <w:proofErr w:type="spellStart"/>
      <w:r w:rsidRPr="00123AD0">
        <w:t>fetch_</w:t>
      </w:r>
      <w:proofErr w:type="gramStart"/>
      <w:r w:rsidRPr="00123AD0">
        <w:t>all</w:t>
      </w:r>
      <w:proofErr w:type="spellEnd"/>
      <w:r w:rsidRPr="00123AD0">
        <w:t>(</w:t>
      </w:r>
      <w:proofErr w:type="gramEnd"/>
      <w:r w:rsidRPr="00123AD0">
        <w:t>MYSQLI_ASSOC);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r w:rsidRPr="00123AD0">
        <w:tab/>
      </w:r>
      <w:proofErr w:type="gramStart"/>
      <w:r w:rsidRPr="00123AD0">
        <w:t>while(</w:t>
      </w:r>
      <w:proofErr w:type="gramEnd"/>
      <w:r w:rsidRPr="00123AD0">
        <w:t>$</w:t>
      </w:r>
      <w:proofErr w:type="spellStart"/>
      <w:r w:rsidRPr="00123AD0">
        <w:t>db</w:t>
      </w:r>
      <w:proofErr w:type="spellEnd"/>
      <w:r w:rsidRPr="00123AD0">
        <w:t>-&gt;</w:t>
      </w:r>
      <w:proofErr w:type="spellStart"/>
      <w:r w:rsidRPr="00123AD0">
        <w:t>more_results</w:t>
      </w:r>
      <w:proofErr w:type="spellEnd"/>
      <w:r w:rsidRPr="00123AD0">
        <w:t xml:space="preserve">()){ 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r w:rsidRPr="00123AD0">
        <w:tab/>
        <w:t>$</w:t>
      </w:r>
      <w:proofErr w:type="spellStart"/>
      <w:r w:rsidRPr="00123AD0">
        <w:t>db</w:t>
      </w:r>
      <w:proofErr w:type="spellEnd"/>
      <w:r w:rsidRPr="00123AD0">
        <w:t>-&gt;</w:t>
      </w:r>
      <w:proofErr w:type="spellStart"/>
      <w:r w:rsidRPr="00123AD0">
        <w:t>next_</w:t>
      </w:r>
      <w:proofErr w:type="gramStart"/>
      <w:r w:rsidRPr="00123AD0">
        <w:t>result</w:t>
      </w:r>
      <w:proofErr w:type="spellEnd"/>
      <w:r w:rsidRPr="00123AD0">
        <w:t>(</w:t>
      </w:r>
      <w:proofErr w:type="gramEnd"/>
      <w:r w:rsidRPr="00123AD0">
        <w:t xml:space="preserve">); 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}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$name=$_</w:t>
      </w:r>
      <w:proofErr w:type="gramStart"/>
      <w:r w:rsidRPr="00123AD0">
        <w:t>SESSION[</w:t>
      </w:r>
      <w:proofErr w:type="gramEnd"/>
      <w:r w:rsidRPr="00123AD0">
        <w:t>'name'];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lastRenderedPageBreak/>
        <w:t>$favs=$</w:t>
      </w:r>
      <w:proofErr w:type="spellStart"/>
      <w:r w:rsidRPr="00123AD0">
        <w:t>db</w:t>
      </w:r>
      <w:proofErr w:type="spellEnd"/>
      <w:r w:rsidRPr="00123AD0">
        <w:t>-&gt;</w:t>
      </w:r>
      <w:proofErr w:type="gramStart"/>
      <w:r w:rsidRPr="00123AD0">
        <w:t>query(</w:t>
      </w:r>
      <w:proofErr w:type="gramEnd"/>
      <w:r w:rsidRPr="00123AD0">
        <w:t xml:space="preserve">"SELECT </w:t>
      </w:r>
      <w:proofErr w:type="spellStart"/>
      <w:r>
        <w:t>КодКомпозиции</w:t>
      </w:r>
      <w:proofErr w:type="spellEnd"/>
      <w:r w:rsidRPr="00123AD0">
        <w:t xml:space="preserve"> FROM </w:t>
      </w:r>
      <w:proofErr w:type="spellStart"/>
      <w:r>
        <w:t>Плейлист</w:t>
      </w:r>
      <w:proofErr w:type="spellEnd"/>
      <w:r w:rsidRPr="00123AD0">
        <w:t xml:space="preserve"> WHERE </w:t>
      </w:r>
      <w:proofErr w:type="spellStart"/>
      <w:r>
        <w:t>Плейлист</w:t>
      </w:r>
      <w:r w:rsidRPr="00123AD0">
        <w:t>.</w:t>
      </w:r>
      <w:r>
        <w:t>ЛогинПользователя</w:t>
      </w:r>
      <w:proofErr w:type="spellEnd"/>
      <w:r w:rsidRPr="00123AD0">
        <w:t>='{$name}'");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$</w:t>
      </w:r>
      <w:proofErr w:type="spellStart"/>
      <w:r w:rsidRPr="00123AD0">
        <w:t>user_favs</w:t>
      </w:r>
      <w:proofErr w:type="spellEnd"/>
      <w:r w:rsidRPr="00123AD0">
        <w:t xml:space="preserve"> = $favs-&gt;</w:t>
      </w:r>
      <w:proofErr w:type="spellStart"/>
      <w:r w:rsidRPr="00123AD0">
        <w:t>fetch_</w:t>
      </w:r>
      <w:proofErr w:type="gramStart"/>
      <w:r w:rsidRPr="00123AD0">
        <w:t>all</w:t>
      </w:r>
      <w:proofErr w:type="spellEnd"/>
      <w:r w:rsidRPr="00123AD0">
        <w:t>(</w:t>
      </w:r>
      <w:proofErr w:type="gramEnd"/>
      <w:r w:rsidRPr="00123AD0">
        <w:t>MYSQLI_ASSOC);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gramStart"/>
      <w:r w:rsidRPr="00123AD0">
        <w:t>if(</w:t>
      </w:r>
      <w:proofErr w:type="gramEnd"/>
      <w:r w:rsidRPr="00123AD0">
        <w:t>$</w:t>
      </w:r>
      <w:proofErr w:type="spellStart"/>
      <w:r w:rsidRPr="00123AD0">
        <w:t>user_favs</w:t>
      </w:r>
      <w:proofErr w:type="spellEnd"/>
      <w:r w:rsidRPr="00123AD0">
        <w:t>==NULL){$user_favs1=[0];}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  <w:t>$ids = [];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proofErr w:type="spellStart"/>
      <w:proofErr w:type="gramStart"/>
      <w:r w:rsidRPr="00123AD0">
        <w:t>foreach</w:t>
      </w:r>
      <w:proofErr w:type="spellEnd"/>
      <w:proofErr w:type="gramEnd"/>
      <w:r w:rsidRPr="00123AD0">
        <w:t xml:space="preserve"> ($</w:t>
      </w:r>
      <w:proofErr w:type="spellStart"/>
      <w:r w:rsidRPr="00123AD0">
        <w:t>user_favs</w:t>
      </w:r>
      <w:proofErr w:type="spellEnd"/>
      <w:r w:rsidRPr="00123AD0">
        <w:t xml:space="preserve"> as $value) {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proofErr w:type="spellStart"/>
      <w:r w:rsidRPr="00123AD0">
        <w:t>array_</w:t>
      </w:r>
      <w:proofErr w:type="gramStart"/>
      <w:r w:rsidRPr="00123AD0">
        <w:t>push</w:t>
      </w:r>
      <w:proofErr w:type="spellEnd"/>
      <w:r w:rsidRPr="00123AD0">
        <w:t>(</w:t>
      </w:r>
      <w:proofErr w:type="gramEnd"/>
      <w:r w:rsidRPr="00123AD0">
        <w:t>$ids, $value["</w:t>
      </w:r>
      <w:proofErr w:type="spellStart"/>
      <w:r>
        <w:t>КодКомпозиции</w:t>
      </w:r>
      <w:proofErr w:type="spellEnd"/>
      <w:r w:rsidRPr="00123AD0">
        <w:t>"]);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}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gramStart"/>
      <w:r w:rsidRPr="00123AD0">
        <w:t>while(</w:t>
      </w:r>
      <w:proofErr w:type="gramEnd"/>
      <w:r w:rsidRPr="00123AD0">
        <w:t>$</w:t>
      </w:r>
      <w:proofErr w:type="spellStart"/>
      <w:r w:rsidRPr="00123AD0">
        <w:t>db</w:t>
      </w:r>
      <w:proofErr w:type="spellEnd"/>
      <w:r w:rsidRPr="00123AD0">
        <w:t>-&gt;</w:t>
      </w:r>
      <w:proofErr w:type="spellStart"/>
      <w:r w:rsidRPr="00123AD0">
        <w:t>more_results</w:t>
      </w:r>
      <w:proofErr w:type="spellEnd"/>
      <w:r w:rsidRPr="00123AD0">
        <w:t xml:space="preserve">()){ 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  <w:t>$</w:t>
      </w:r>
      <w:proofErr w:type="spellStart"/>
      <w:r w:rsidRPr="00123AD0">
        <w:t>db</w:t>
      </w:r>
      <w:proofErr w:type="spellEnd"/>
      <w:r w:rsidRPr="00123AD0">
        <w:t>-&gt;</w:t>
      </w:r>
      <w:proofErr w:type="spellStart"/>
      <w:r w:rsidRPr="00123AD0">
        <w:t>next_</w:t>
      </w:r>
      <w:proofErr w:type="gramStart"/>
      <w:r w:rsidRPr="00123AD0">
        <w:t>result</w:t>
      </w:r>
      <w:proofErr w:type="spellEnd"/>
      <w:r w:rsidRPr="00123AD0">
        <w:t>(</w:t>
      </w:r>
      <w:proofErr w:type="gramEnd"/>
      <w:r w:rsidRPr="00123AD0">
        <w:t xml:space="preserve">); 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}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gramStart"/>
      <w:r w:rsidRPr="00123AD0">
        <w:t>echo(</w:t>
      </w:r>
      <w:proofErr w:type="gramEnd"/>
      <w:r w:rsidRPr="00123AD0">
        <w:t>'&lt;</w:t>
      </w:r>
      <w:proofErr w:type="spellStart"/>
      <w:r w:rsidRPr="00123AD0">
        <w:t>br</w:t>
      </w:r>
      <w:proofErr w:type="spellEnd"/>
      <w:r w:rsidRPr="00123AD0">
        <w:t>&gt;&lt;table class="table table-striped"&gt;');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echo("&lt;tr&gt;&lt;th&gt;</w:t>
      </w:r>
      <w:r>
        <w:t>Название</w:t>
      </w:r>
      <w:r w:rsidRPr="00123AD0">
        <w:t>&lt;/th&gt;&lt;th&gt;</w:t>
      </w:r>
      <w:r>
        <w:t>Исполнитель</w:t>
      </w:r>
      <w:r w:rsidRPr="00123AD0">
        <w:t>&lt;/th&gt;&lt;th&gt;</w:t>
      </w:r>
      <w:r>
        <w:t>Альбом</w:t>
      </w:r>
      <w:r w:rsidRPr="00123AD0">
        <w:t xml:space="preserve">&lt;/th&gt;&lt;th </w:t>
      </w:r>
      <w:proofErr w:type="spellStart"/>
      <w:r w:rsidRPr="00123AD0">
        <w:t>colspan</w:t>
      </w:r>
      <w:proofErr w:type="spellEnd"/>
      <w:r w:rsidRPr="00123AD0">
        <w:t>='2'&gt;</w:t>
      </w:r>
      <w:proofErr w:type="spellStart"/>
      <w:r>
        <w:t>Жанр</w:t>
      </w:r>
      <w:proofErr w:type="spellEnd"/>
      <w:r w:rsidRPr="00123AD0">
        <w:t>&lt;/</w:t>
      </w:r>
      <w:proofErr w:type="spellStart"/>
      <w:r w:rsidRPr="00123AD0">
        <w:t>th</w:t>
      </w:r>
      <w:proofErr w:type="spellEnd"/>
      <w:r w:rsidRPr="00123AD0">
        <w:t>&gt;&lt;/</w:t>
      </w:r>
      <w:proofErr w:type="spellStart"/>
      <w:r w:rsidRPr="00123AD0">
        <w:t>tr</w:t>
      </w:r>
      <w:proofErr w:type="spellEnd"/>
      <w:r w:rsidRPr="00123AD0">
        <w:t>&gt;");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proofErr w:type="gramStart"/>
      <w:r w:rsidRPr="00123AD0">
        <w:t>foreach</w:t>
      </w:r>
      <w:proofErr w:type="spellEnd"/>
      <w:proofErr w:type="gramEnd"/>
      <w:r w:rsidRPr="00123AD0">
        <w:t xml:space="preserve"> ($result as $r)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  <w:t>{</w:t>
      </w:r>
    </w:p>
    <w:p w:rsidR="00123AD0" w:rsidRPr="002A68AE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r w:rsidRPr="002A68AE">
        <w:t>$</w:t>
      </w:r>
      <w:r w:rsidRPr="00123AD0">
        <w:t>comp</w:t>
      </w:r>
      <w:r w:rsidRPr="002A68AE">
        <w:t>=</w:t>
      </w:r>
      <w:proofErr w:type="spellStart"/>
      <w:proofErr w:type="gramStart"/>
      <w:r w:rsidRPr="00123AD0">
        <w:t>substr</w:t>
      </w:r>
      <w:proofErr w:type="spellEnd"/>
      <w:r w:rsidRPr="002A68AE">
        <w:t>(</w:t>
      </w:r>
      <w:proofErr w:type="gramEnd"/>
      <w:r w:rsidRPr="002A68AE">
        <w:t>$</w:t>
      </w:r>
      <w:r w:rsidRPr="00123AD0">
        <w:t>r</w:t>
      </w:r>
      <w:r w:rsidRPr="002A68AE">
        <w:t>["</w:t>
      </w:r>
      <w:proofErr w:type="spellStart"/>
      <w:r w:rsidRPr="00123AD0">
        <w:rPr>
          <w:lang w:val="ru-RU"/>
        </w:rPr>
        <w:t>НазваниеКомпозиции</w:t>
      </w:r>
      <w:proofErr w:type="spellEnd"/>
      <w:r w:rsidRPr="002A68AE">
        <w:t>"],0,25);</w:t>
      </w:r>
      <w:r w:rsidRPr="002A68AE">
        <w:tab/>
      </w:r>
      <w:r w:rsidRPr="002A68AE">
        <w:tab/>
      </w:r>
      <w:r w:rsidRPr="002A68AE">
        <w:tab/>
      </w:r>
      <w:r w:rsidRPr="002A68AE">
        <w:tab/>
        <w:t>$</w:t>
      </w:r>
      <w:proofErr w:type="spellStart"/>
      <w:r>
        <w:t>isp</w:t>
      </w:r>
      <w:proofErr w:type="spellEnd"/>
      <w:r w:rsidRPr="002A68AE">
        <w:t>=</w:t>
      </w:r>
      <w:proofErr w:type="spellStart"/>
      <w:r>
        <w:t>substr</w:t>
      </w:r>
      <w:proofErr w:type="spellEnd"/>
      <w:r w:rsidRPr="002A68AE">
        <w:t>($</w:t>
      </w:r>
      <w:r>
        <w:t>r</w:t>
      </w:r>
      <w:r w:rsidRPr="002A68AE">
        <w:t>["</w:t>
      </w:r>
      <w:proofErr w:type="spellStart"/>
      <w:r w:rsidRPr="00123AD0">
        <w:rPr>
          <w:lang w:val="ru-RU"/>
        </w:rPr>
        <w:t>НазваниеИсполнителя</w:t>
      </w:r>
      <w:proofErr w:type="spellEnd"/>
      <w:r w:rsidRPr="002A68AE">
        <w:t>"],0,25);</w:t>
      </w:r>
    </w:p>
    <w:p w:rsidR="00123AD0" w:rsidRPr="002A68AE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2A68AE">
        <w:tab/>
      </w:r>
      <w:r w:rsidRPr="002A68AE">
        <w:tab/>
        <w:t>$</w:t>
      </w:r>
      <w:proofErr w:type="spellStart"/>
      <w:r>
        <w:t>alb</w:t>
      </w:r>
      <w:proofErr w:type="spellEnd"/>
      <w:r w:rsidRPr="002A68AE">
        <w:t>=</w:t>
      </w:r>
      <w:proofErr w:type="spellStart"/>
      <w:proofErr w:type="gramStart"/>
      <w:r>
        <w:t>substr</w:t>
      </w:r>
      <w:proofErr w:type="spellEnd"/>
      <w:r w:rsidRPr="002A68AE">
        <w:t>(</w:t>
      </w:r>
      <w:proofErr w:type="gramEnd"/>
      <w:r w:rsidRPr="002A68AE">
        <w:t>$</w:t>
      </w:r>
      <w:r>
        <w:t>r</w:t>
      </w:r>
      <w:r w:rsidRPr="002A68AE">
        <w:t>["</w:t>
      </w:r>
      <w:proofErr w:type="spellStart"/>
      <w:r w:rsidRPr="00123AD0">
        <w:rPr>
          <w:lang w:val="ru-RU"/>
        </w:rPr>
        <w:t>НазваниеАльбома</w:t>
      </w:r>
      <w:proofErr w:type="spellEnd"/>
      <w:r w:rsidRPr="002A68AE">
        <w:t>"],0,25);</w:t>
      </w:r>
    </w:p>
    <w:p w:rsidR="00123AD0" w:rsidRPr="002A68AE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2A68AE">
        <w:tab/>
      </w:r>
      <w:r w:rsidRPr="002A68AE">
        <w:tab/>
        <w:t>$</w:t>
      </w:r>
      <w:r>
        <w:t>gen</w:t>
      </w:r>
      <w:r w:rsidRPr="002A68AE">
        <w:t>=</w:t>
      </w:r>
      <w:proofErr w:type="spellStart"/>
      <w:proofErr w:type="gramStart"/>
      <w:r>
        <w:t>substr</w:t>
      </w:r>
      <w:proofErr w:type="spellEnd"/>
      <w:r w:rsidRPr="002A68AE">
        <w:t>(</w:t>
      </w:r>
      <w:proofErr w:type="gramEnd"/>
      <w:r w:rsidRPr="002A68AE">
        <w:t>$</w:t>
      </w:r>
      <w:r>
        <w:t>r</w:t>
      </w:r>
      <w:r w:rsidRPr="002A68AE">
        <w:t>["</w:t>
      </w:r>
      <w:proofErr w:type="spellStart"/>
      <w:r w:rsidRPr="00123AD0">
        <w:rPr>
          <w:lang w:val="ru-RU"/>
        </w:rPr>
        <w:t>НазваниеЖанра</w:t>
      </w:r>
      <w:proofErr w:type="spellEnd"/>
      <w:r w:rsidRPr="002A68AE">
        <w:t>"],0,25);</w:t>
      </w:r>
    </w:p>
    <w:p w:rsid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2A68AE">
        <w:tab/>
      </w:r>
      <w:r w:rsidRPr="002A68AE">
        <w:tab/>
      </w:r>
      <w:r>
        <w:t>$code=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>$r["</w:t>
      </w:r>
      <w:proofErr w:type="spellStart"/>
      <w:r>
        <w:t>КодКомпозиции</w:t>
      </w:r>
      <w:proofErr w:type="spellEnd"/>
      <w:r>
        <w:t>"],0);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gramStart"/>
      <w:r>
        <w:t>if</w:t>
      </w:r>
      <w:proofErr w:type="gramEnd"/>
      <w:r>
        <w:t xml:space="preserve"> (</w:t>
      </w:r>
      <w:proofErr w:type="spellStart"/>
      <w:r>
        <w:t>in_array</w:t>
      </w:r>
      <w:proofErr w:type="spellEnd"/>
      <w:r>
        <w:t xml:space="preserve">($code, $ids)) { </w:t>
      </w:r>
      <w:r w:rsidRPr="00123AD0">
        <w:tab/>
      </w:r>
      <w:r w:rsidRPr="00123AD0">
        <w:tab/>
      </w:r>
      <w:r w:rsidRPr="00123AD0">
        <w:tab/>
      </w:r>
      <w:r w:rsidRPr="00123AD0">
        <w:tab/>
        <w:t>echo("&lt;tr&gt;&lt;td&gt;".$comp."&lt;/td&gt;&lt;td&gt;"</w:t>
      </w:r>
      <w:proofErr w:type="gramStart"/>
      <w:r w:rsidRPr="00123AD0">
        <w:t>.$</w:t>
      </w:r>
      <w:proofErr w:type="gramEnd"/>
      <w:r w:rsidRPr="00123AD0">
        <w:t>isp."&lt;/td&gt;&lt;td&gt;"</w:t>
      </w:r>
      <w:proofErr w:type="gramStart"/>
      <w:r w:rsidRPr="00123AD0">
        <w:t>.$</w:t>
      </w:r>
      <w:proofErr w:type="gramEnd"/>
      <w:r w:rsidRPr="00123AD0">
        <w:t>alb."&lt;/td&gt;&lt;td&gt;"</w:t>
      </w:r>
      <w:proofErr w:type="gramStart"/>
      <w:r w:rsidRPr="00123AD0">
        <w:t>.$</w:t>
      </w:r>
      <w:proofErr w:type="gramEnd"/>
      <w:r w:rsidRPr="00123AD0">
        <w:t>gen."&lt;/td&gt;&lt;td&gt;&lt;input type='button' class='</w:t>
      </w:r>
      <w:proofErr w:type="spellStart"/>
      <w:r w:rsidRPr="00123AD0">
        <w:t>dislike_button</w:t>
      </w:r>
      <w:proofErr w:type="spellEnd"/>
      <w:r w:rsidRPr="00123AD0">
        <w:t xml:space="preserve">' value='&amp;#128148' </w:t>
      </w:r>
      <w:proofErr w:type="spellStart"/>
      <w:r w:rsidRPr="00123AD0">
        <w:t>onclick</w:t>
      </w:r>
      <w:proofErr w:type="spellEnd"/>
      <w:r w:rsidRPr="00123AD0">
        <w:t>='</w:t>
      </w:r>
      <w:proofErr w:type="spellStart"/>
      <w:r w:rsidRPr="00123AD0">
        <w:t>dislike_</w:t>
      </w:r>
      <w:proofErr w:type="gramStart"/>
      <w:r w:rsidRPr="00123AD0">
        <w:t>s</w:t>
      </w:r>
      <w:proofErr w:type="spellEnd"/>
      <w:r w:rsidRPr="00123AD0">
        <w:t>(</w:t>
      </w:r>
      <w:proofErr w:type="gramEnd"/>
      <w:r w:rsidRPr="00123AD0">
        <w:t>".$code.")'&gt;&lt;/td&gt;&lt;/</w:t>
      </w:r>
      <w:proofErr w:type="spellStart"/>
      <w:proofErr w:type="gramStart"/>
      <w:r w:rsidRPr="00123AD0">
        <w:t>tr</w:t>
      </w:r>
      <w:proofErr w:type="spellEnd"/>
      <w:proofErr w:type="gramEnd"/>
      <w:r w:rsidRPr="00123AD0">
        <w:t>&gt;");</w:t>
      </w:r>
      <w:r w:rsidRPr="00123AD0">
        <w:tab/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r w:rsidRPr="00123AD0">
        <w:tab/>
      </w:r>
      <w:r w:rsidRPr="00123AD0">
        <w:tab/>
      </w:r>
      <w:r w:rsidRPr="00123AD0">
        <w:tab/>
      </w:r>
      <w:r w:rsidRPr="00123AD0">
        <w:tab/>
        <w:t xml:space="preserve">} </w:t>
      </w:r>
    </w:p>
    <w:p w:rsid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gramStart"/>
      <w:r>
        <w:t>else</w:t>
      </w:r>
      <w:proofErr w:type="gramEnd"/>
      <w:r>
        <w:t xml:space="preserve"> {</w:t>
      </w:r>
      <w:r>
        <w:tab/>
      </w:r>
      <w:r>
        <w:tab/>
      </w:r>
      <w:r w:rsidRPr="00123AD0">
        <w:t>echo("&lt;tr&gt;&lt;td&gt;".$comp."&lt;/td&gt;&lt;td&gt;"</w:t>
      </w:r>
      <w:proofErr w:type="gramStart"/>
      <w:r w:rsidRPr="00123AD0">
        <w:t>.$</w:t>
      </w:r>
      <w:proofErr w:type="gramEnd"/>
      <w:r w:rsidRPr="00123AD0">
        <w:t>isp."&lt;/td&gt;&lt;td&gt;"</w:t>
      </w:r>
      <w:proofErr w:type="gramStart"/>
      <w:r w:rsidRPr="00123AD0">
        <w:t>.$</w:t>
      </w:r>
      <w:proofErr w:type="gramEnd"/>
      <w:r w:rsidRPr="00123AD0">
        <w:t>alb."&lt;/td&gt;&lt;td&gt;"</w:t>
      </w:r>
      <w:proofErr w:type="gramStart"/>
      <w:r w:rsidRPr="00123AD0">
        <w:t>.$</w:t>
      </w:r>
      <w:proofErr w:type="gramEnd"/>
      <w:r w:rsidRPr="00123AD0">
        <w:t>gen."&lt;/td&gt;&lt;td&gt;&lt;input type='button' class='</w:t>
      </w:r>
      <w:proofErr w:type="spellStart"/>
      <w:r w:rsidRPr="00123AD0">
        <w:t>like_button</w:t>
      </w:r>
      <w:proofErr w:type="spellEnd"/>
      <w:r w:rsidRPr="00123AD0">
        <w:t xml:space="preserve">' value='&amp;#10084' </w:t>
      </w:r>
      <w:proofErr w:type="spellStart"/>
      <w:r w:rsidRPr="00123AD0">
        <w:t>onclick</w:t>
      </w:r>
      <w:proofErr w:type="spellEnd"/>
      <w:r w:rsidRPr="00123AD0">
        <w:t>='</w:t>
      </w:r>
      <w:proofErr w:type="spellStart"/>
      <w:r w:rsidRPr="00123AD0">
        <w:t>like_</w:t>
      </w:r>
      <w:proofErr w:type="gramStart"/>
      <w:r w:rsidRPr="00123AD0">
        <w:t>s</w:t>
      </w:r>
      <w:proofErr w:type="spellEnd"/>
      <w:r w:rsidRPr="00123AD0">
        <w:t>(</w:t>
      </w:r>
      <w:proofErr w:type="gramEnd"/>
      <w:r w:rsidRPr="00123AD0">
        <w:t>".$code.</w:t>
      </w:r>
      <w:r>
        <w:t>")'&gt;&lt;/td&gt;&lt;/</w:t>
      </w:r>
      <w:proofErr w:type="spellStart"/>
      <w:proofErr w:type="gramStart"/>
      <w:r>
        <w:t>tr</w:t>
      </w:r>
      <w:proofErr w:type="spellEnd"/>
      <w:proofErr w:type="gramEnd"/>
      <w:r>
        <w:t>&gt;");</w:t>
      </w:r>
      <w:r w:rsidRPr="00123AD0">
        <w:tab/>
      </w:r>
      <w:r w:rsidRPr="00123AD0">
        <w:tab/>
      </w:r>
      <w:r w:rsidRPr="00123AD0">
        <w:tab/>
      </w:r>
      <w:r w:rsidRPr="00123AD0">
        <w:tab/>
      </w:r>
    </w:p>
    <w:p w:rsidR="00123AD0" w:rsidRPr="002A68AE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696"/>
        <w:rPr>
          <w:lang w:val="ru-RU"/>
        </w:rPr>
      </w:pPr>
      <w:r w:rsidRPr="002A68AE">
        <w:rPr>
          <w:lang w:val="ru-RU"/>
        </w:rPr>
        <w:t>}</w:t>
      </w:r>
    </w:p>
    <w:p w:rsidR="00123AD0" w:rsidRPr="002A68AE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696"/>
        <w:rPr>
          <w:lang w:val="ru-RU"/>
        </w:rPr>
      </w:pPr>
      <w:r w:rsidRPr="002A68AE">
        <w:rPr>
          <w:lang w:val="ru-RU"/>
        </w:rPr>
        <w:t>}</w:t>
      </w:r>
    </w:p>
    <w:p w:rsidR="00123AD0" w:rsidRPr="002A68AE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proofErr w:type="gramStart"/>
      <w:r>
        <w:t>echo</w:t>
      </w:r>
      <w:r w:rsidRPr="002A68AE">
        <w:rPr>
          <w:lang w:val="ru-RU"/>
        </w:rPr>
        <w:t>(</w:t>
      </w:r>
      <w:proofErr w:type="gramEnd"/>
      <w:r w:rsidRPr="002A68AE">
        <w:rPr>
          <w:lang w:val="ru-RU"/>
        </w:rPr>
        <w:t>"&lt;/</w:t>
      </w:r>
      <w:r>
        <w:t>table</w:t>
      </w:r>
      <w:r w:rsidRPr="002A68AE">
        <w:rPr>
          <w:lang w:val="ru-RU"/>
        </w:rPr>
        <w:t>&gt;&lt;</w:t>
      </w:r>
      <w:proofErr w:type="spellStart"/>
      <w:r>
        <w:t>br</w:t>
      </w:r>
      <w:proofErr w:type="spellEnd"/>
      <w:r w:rsidRPr="002A68AE">
        <w:rPr>
          <w:lang w:val="ru-RU"/>
        </w:rPr>
        <w:t>&gt;");</w:t>
      </w:r>
      <w:r w:rsidRPr="002A68AE">
        <w:rPr>
          <w:lang w:val="ru-RU"/>
        </w:rPr>
        <w:tab/>
      </w:r>
    </w:p>
    <w:p w:rsidR="00123AD0" w:rsidRPr="002A68AE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2A68AE">
        <w:rPr>
          <w:lang w:val="ru-RU"/>
        </w:rPr>
        <w:t>}</w:t>
      </w:r>
    </w:p>
    <w:p w:rsidR="00123AD0" w:rsidRPr="002A68AE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2A68AE">
        <w:rPr>
          <w:lang w:val="ru-RU"/>
        </w:rPr>
        <w:t>?&gt;</w:t>
      </w:r>
    </w:p>
    <w:p w:rsidR="00123AD0" w:rsidRDefault="009543D7" w:rsidP="007C360C">
      <w:pPr>
        <w:pStyle w:val="14"/>
      </w:pPr>
      <w:r>
        <w:t>Скрипт вывода данных из базы метаданных: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>&lt;?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9543D7">
        <w:t>require_</w:t>
      </w:r>
      <w:proofErr w:type="gramStart"/>
      <w:r w:rsidRPr="009543D7">
        <w:t>once</w:t>
      </w:r>
      <w:proofErr w:type="spellEnd"/>
      <w:r w:rsidRPr="009543D7">
        <w:t>(</w:t>
      </w:r>
      <w:proofErr w:type="gramEnd"/>
      <w:r w:rsidRPr="009543D7">
        <w:t>"</w:t>
      </w:r>
      <w:proofErr w:type="spellStart"/>
      <w:r w:rsidRPr="009543D7">
        <w:t>connection.php</w:t>
      </w:r>
      <w:proofErr w:type="spellEnd"/>
      <w:r w:rsidRPr="009543D7">
        <w:t xml:space="preserve">");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9543D7">
        <w:t>session_</w:t>
      </w:r>
      <w:proofErr w:type="gramStart"/>
      <w:r w:rsidRPr="009543D7">
        <w:t>start</w:t>
      </w:r>
      <w:proofErr w:type="spellEnd"/>
      <w:r w:rsidRPr="009543D7">
        <w:t>(</w:t>
      </w:r>
      <w:proofErr w:type="gramEnd"/>
      <w:r w:rsidRPr="009543D7">
        <w:t>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gramStart"/>
      <w:r w:rsidRPr="009543D7">
        <w:t>if(</w:t>
      </w:r>
      <w:proofErr w:type="spellStart"/>
      <w:proofErr w:type="gramEnd"/>
      <w:r w:rsidRPr="009543D7">
        <w:t>isset</w:t>
      </w:r>
      <w:proofErr w:type="spellEnd"/>
      <w:r w:rsidRPr="009543D7">
        <w:t>($_SESSION["name"]) &amp;&amp; $_SESSION["name"]!="")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 xml:space="preserve"> {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$</w:t>
      </w:r>
      <w:proofErr w:type="spellStart"/>
      <w:r w:rsidRPr="009543D7">
        <w:t>need_find</w:t>
      </w:r>
      <w:proofErr w:type="spellEnd"/>
      <w:r w:rsidRPr="009543D7">
        <w:t>=$_</w:t>
      </w:r>
      <w:proofErr w:type="gramStart"/>
      <w:r w:rsidRPr="009543D7">
        <w:t>POST[</w:t>
      </w:r>
      <w:proofErr w:type="gramEnd"/>
      <w:r w:rsidRPr="009543D7">
        <w:t>"</w:t>
      </w:r>
      <w:proofErr w:type="spellStart"/>
      <w:r w:rsidRPr="009543D7">
        <w:t>need_find</w:t>
      </w:r>
      <w:proofErr w:type="spellEnd"/>
      <w:r w:rsidRPr="009543D7">
        <w:t>"];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$result=$</w:t>
      </w:r>
      <w:proofErr w:type="spellStart"/>
      <w:r w:rsidRPr="009543D7">
        <w:t>db</w:t>
      </w:r>
      <w:proofErr w:type="spellEnd"/>
      <w:r w:rsidRPr="009543D7">
        <w:t>-&gt;</w:t>
      </w:r>
      <w:proofErr w:type="gramStart"/>
      <w:r w:rsidRPr="009543D7">
        <w:t>query(</w:t>
      </w:r>
      <w:proofErr w:type="gramEnd"/>
      <w:r w:rsidRPr="009543D7">
        <w:t xml:space="preserve">"Call </w:t>
      </w:r>
      <w:proofErr w:type="spellStart"/>
      <w:r w:rsidRPr="009543D7">
        <w:t>Show_all</w:t>
      </w:r>
      <w:proofErr w:type="spellEnd"/>
      <w:r w:rsidRPr="009543D7">
        <w:t>");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$</w:t>
      </w:r>
      <w:proofErr w:type="spellStart"/>
      <w:r w:rsidRPr="009543D7">
        <w:t>user_data</w:t>
      </w:r>
      <w:proofErr w:type="spellEnd"/>
      <w:r w:rsidRPr="009543D7">
        <w:t xml:space="preserve"> = $result-&gt;</w:t>
      </w:r>
      <w:proofErr w:type="spellStart"/>
      <w:r w:rsidRPr="009543D7">
        <w:t>fetch_</w:t>
      </w:r>
      <w:proofErr w:type="gramStart"/>
      <w:r w:rsidRPr="009543D7">
        <w:t>all</w:t>
      </w:r>
      <w:proofErr w:type="spellEnd"/>
      <w:r w:rsidRPr="009543D7">
        <w:t>(</w:t>
      </w:r>
      <w:proofErr w:type="gramEnd"/>
      <w:r w:rsidRPr="009543D7">
        <w:t>MYSQLI_ASSOC);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proofErr w:type="gramStart"/>
      <w:r w:rsidRPr="009543D7">
        <w:t>while(</w:t>
      </w:r>
      <w:proofErr w:type="gramEnd"/>
      <w:r w:rsidRPr="009543D7">
        <w:t>$</w:t>
      </w:r>
      <w:proofErr w:type="spellStart"/>
      <w:r w:rsidRPr="009543D7">
        <w:t>db</w:t>
      </w:r>
      <w:proofErr w:type="spellEnd"/>
      <w:r w:rsidRPr="009543D7">
        <w:t>-&gt;</w:t>
      </w:r>
      <w:proofErr w:type="spellStart"/>
      <w:r w:rsidRPr="009543D7">
        <w:t>more_results</w:t>
      </w:r>
      <w:proofErr w:type="spellEnd"/>
      <w:r w:rsidRPr="009543D7">
        <w:t xml:space="preserve">()){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  <w:t>$</w:t>
      </w:r>
      <w:proofErr w:type="spellStart"/>
      <w:r w:rsidRPr="009543D7">
        <w:t>db</w:t>
      </w:r>
      <w:proofErr w:type="spellEnd"/>
      <w:r w:rsidRPr="009543D7">
        <w:t>-&gt;</w:t>
      </w:r>
      <w:proofErr w:type="spellStart"/>
      <w:r w:rsidRPr="009543D7">
        <w:t>next_</w:t>
      </w:r>
      <w:proofErr w:type="gramStart"/>
      <w:r w:rsidRPr="009543D7">
        <w:t>result</w:t>
      </w:r>
      <w:proofErr w:type="spellEnd"/>
      <w:r w:rsidRPr="009543D7">
        <w:t>(</w:t>
      </w:r>
      <w:proofErr w:type="gramEnd"/>
      <w:r w:rsidRPr="009543D7">
        <w:t xml:space="preserve">);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}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$name=$_</w:t>
      </w:r>
      <w:proofErr w:type="gramStart"/>
      <w:r w:rsidRPr="009543D7">
        <w:t>SESSION[</w:t>
      </w:r>
      <w:proofErr w:type="gramEnd"/>
      <w:r w:rsidRPr="009543D7">
        <w:t>'name'];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lastRenderedPageBreak/>
        <w:tab/>
        <w:t>$favs=$</w:t>
      </w:r>
      <w:proofErr w:type="spellStart"/>
      <w:r w:rsidRPr="009543D7">
        <w:t>db</w:t>
      </w:r>
      <w:proofErr w:type="spellEnd"/>
      <w:r w:rsidRPr="009543D7">
        <w:t>-&gt;</w:t>
      </w:r>
      <w:proofErr w:type="gramStart"/>
      <w:r w:rsidRPr="009543D7">
        <w:t>query(</w:t>
      </w:r>
      <w:proofErr w:type="gramEnd"/>
      <w:r w:rsidRPr="009543D7">
        <w:t xml:space="preserve">"SELECT </w:t>
      </w:r>
      <w:proofErr w:type="spellStart"/>
      <w:r>
        <w:t>КодКомпозиции</w:t>
      </w:r>
      <w:proofErr w:type="spellEnd"/>
      <w:r w:rsidRPr="009543D7">
        <w:t xml:space="preserve"> FROM </w:t>
      </w:r>
      <w:proofErr w:type="spellStart"/>
      <w:r>
        <w:t>Плейлист</w:t>
      </w:r>
      <w:proofErr w:type="spellEnd"/>
      <w:r w:rsidRPr="009543D7">
        <w:t xml:space="preserve"> WHERE </w:t>
      </w:r>
      <w:proofErr w:type="spellStart"/>
      <w:r>
        <w:t>Плейлист</w:t>
      </w:r>
      <w:r w:rsidRPr="009543D7">
        <w:t>.</w:t>
      </w:r>
      <w:r>
        <w:t>ЛогинПользователя</w:t>
      </w:r>
      <w:proofErr w:type="spellEnd"/>
      <w:r w:rsidRPr="009543D7">
        <w:t>='{$name}'");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$</w:t>
      </w:r>
      <w:proofErr w:type="spellStart"/>
      <w:r w:rsidRPr="009543D7">
        <w:t>user_favs</w:t>
      </w:r>
      <w:proofErr w:type="spellEnd"/>
      <w:r w:rsidRPr="009543D7">
        <w:t xml:space="preserve"> = $favs-&gt;</w:t>
      </w:r>
      <w:proofErr w:type="spellStart"/>
      <w:r w:rsidRPr="009543D7">
        <w:t>fetch_</w:t>
      </w:r>
      <w:proofErr w:type="gramStart"/>
      <w:r w:rsidRPr="009543D7">
        <w:t>all</w:t>
      </w:r>
      <w:proofErr w:type="spellEnd"/>
      <w:r w:rsidRPr="009543D7">
        <w:t>(</w:t>
      </w:r>
      <w:proofErr w:type="gramEnd"/>
      <w:r w:rsidRPr="009543D7">
        <w:t>MYSQLI_ASSOC);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proofErr w:type="gramStart"/>
      <w:r w:rsidRPr="009543D7">
        <w:t>if(</w:t>
      </w:r>
      <w:proofErr w:type="gramEnd"/>
      <w:r w:rsidRPr="009543D7">
        <w:t>$</w:t>
      </w:r>
      <w:proofErr w:type="spellStart"/>
      <w:r w:rsidRPr="009543D7">
        <w:t>user_favs</w:t>
      </w:r>
      <w:proofErr w:type="spellEnd"/>
      <w:r w:rsidRPr="009543D7">
        <w:t>==NULL){$user_favs1=[0];}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$ids = [];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proofErr w:type="spellStart"/>
      <w:proofErr w:type="gramStart"/>
      <w:r w:rsidRPr="009543D7">
        <w:t>foreach</w:t>
      </w:r>
      <w:proofErr w:type="spellEnd"/>
      <w:proofErr w:type="gramEnd"/>
      <w:r w:rsidRPr="009543D7">
        <w:t xml:space="preserve"> ($</w:t>
      </w:r>
      <w:proofErr w:type="spellStart"/>
      <w:r w:rsidRPr="009543D7">
        <w:t>user_favs</w:t>
      </w:r>
      <w:proofErr w:type="spellEnd"/>
      <w:r w:rsidRPr="009543D7">
        <w:t xml:space="preserve"> as $value) {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proofErr w:type="spellStart"/>
      <w:r w:rsidRPr="009543D7">
        <w:t>array_</w:t>
      </w:r>
      <w:proofErr w:type="gramStart"/>
      <w:r w:rsidRPr="009543D7">
        <w:t>push</w:t>
      </w:r>
      <w:proofErr w:type="spellEnd"/>
      <w:r w:rsidRPr="009543D7">
        <w:t>(</w:t>
      </w:r>
      <w:proofErr w:type="gramEnd"/>
      <w:r w:rsidRPr="009543D7">
        <w:t>$ids, $value["</w:t>
      </w:r>
      <w:proofErr w:type="spellStart"/>
      <w:r>
        <w:t>КодКомпозиции</w:t>
      </w:r>
      <w:proofErr w:type="spellEnd"/>
      <w:r w:rsidRPr="009543D7">
        <w:t>"]);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  <w:t>}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proofErr w:type="gramStart"/>
      <w:r w:rsidRPr="009543D7">
        <w:t>while(</w:t>
      </w:r>
      <w:proofErr w:type="gramEnd"/>
      <w:r w:rsidRPr="009543D7">
        <w:t>$</w:t>
      </w:r>
      <w:proofErr w:type="spellStart"/>
      <w:r w:rsidRPr="009543D7">
        <w:t>db</w:t>
      </w:r>
      <w:proofErr w:type="spellEnd"/>
      <w:r w:rsidRPr="009543D7">
        <w:t>-&gt;</w:t>
      </w:r>
      <w:proofErr w:type="spellStart"/>
      <w:r w:rsidRPr="009543D7">
        <w:t>more_results</w:t>
      </w:r>
      <w:proofErr w:type="spellEnd"/>
      <w:r w:rsidRPr="009543D7">
        <w:t xml:space="preserve">()){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  <w:t>$</w:t>
      </w:r>
      <w:proofErr w:type="spellStart"/>
      <w:r w:rsidRPr="009543D7">
        <w:t>db</w:t>
      </w:r>
      <w:proofErr w:type="spellEnd"/>
      <w:r w:rsidRPr="009543D7">
        <w:t>-&gt;</w:t>
      </w:r>
      <w:proofErr w:type="spellStart"/>
      <w:r w:rsidRPr="009543D7">
        <w:t>next_</w:t>
      </w:r>
      <w:proofErr w:type="gramStart"/>
      <w:r w:rsidRPr="009543D7">
        <w:t>result</w:t>
      </w:r>
      <w:proofErr w:type="spellEnd"/>
      <w:r w:rsidRPr="009543D7">
        <w:t>(</w:t>
      </w:r>
      <w:proofErr w:type="gramEnd"/>
      <w:r w:rsidRPr="009543D7">
        <w:t xml:space="preserve">);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}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proofErr w:type="gramStart"/>
      <w:r w:rsidRPr="009543D7">
        <w:t>echo(</w:t>
      </w:r>
      <w:proofErr w:type="gramEnd"/>
      <w:r w:rsidRPr="009543D7">
        <w:t>'&lt;</w:t>
      </w:r>
      <w:proofErr w:type="spellStart"/>
      <w:r w:rsidRPr="009543D7">
        <w:t>br</w:t>
      </w:r>
      <w:proofErr w:type="spellEnd"/>
      <w:r w:rsidRPr="009543D7">
        <w:t>&gt;&lt;table class="table table-striped"&gt;');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proofErr w:type="gramStart"/>
      <w:r w:rsidRPr="009543D7">
        <w:t>switch(</w:t>
      </w:r>
      <w:proofErr w:type="gramEnd"/>
      <w:r w:rsidRPr="009543D7">
        <w:t>$_POST["</w:t>
      </w:r>
      <w:proofErr w:type="spellStart"/>
      <w:r w:rsidRPr="009543D7">
        <w:t>need_find</w:t>
      </w:r>
      <w:proofErr w:type="spellEnd"/>
      <w:r w:rsidRPr="009543D7">
        <w:t>"])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  <w:t>{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proofErr w:type="gramStart"/>
      <w:r w:rsidRPr="009543D7">
        <w:t>case</w:t>
      </w:r>
      <w:proofErr w:type="gramEnd"/>
      <w:r w:rsidRPr="009543D7">
        <w:t xml:space="preserve"> "</w:t>
      </w:r>
      <w:proofErr w:type="spellStart"/>
      <w:r>
        <w:t>Композиция</w:t>
      </w:r>
      <w:proofErr w:type="spellEnd"/>
      <w:r w:rsidRPr="009543D7">
        <w:t>":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  <w:t>echo("&lt;tr&gt;&lt;th&gt;</w:t>
      </w:r>
      <w:r>
        <w:t>Название</w:t>
      </w:r>
      <w:r w:rsidRPr="009543D7">
        <w:t>&lt;/th&gt;&lt;th&gt;</w:t>
      </w:r>
      <w:r>
        <w:t>Исполнитель</w:t>
      </w:r>
      <w:r w:rsidRPr="009543D7">
        <w:t>&lt;/th&gt;&lt;th&gt;</w:t>
      </w:r>
      <w:r>
        <w:t>Альбом</w:t>
      </w:r>
      <w:r w:rsidRPr="009543D7">
        <w:t>&lt;/th&gt;&lt;th&gt;</w:t>
      </w:r>
      <w:r>
        <w:t>Жанр</w:t>
      </w:r>
      <w:r w:rsidRPr="009543D7">
        <w:t>&lt;/th&gt;&lt;th&gt;&lt;/th&gt;&lt;/tr&gt;");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proofErr w:type="gramStart"/>
      <w:r w:rsidRPr="009543D7">
        <w:t>break</w:t>
      </w:r>
      <w:proofErr w:type="gramEnd"/>
      <w:r w:rsidRPr="009543D7">
        <w:t>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proofErr w:type="gramStart"/>
      <w:r w:rsidRPr="009543D7">
        <w:t>case</w:t>
      </w:r>
      <w:proofErr w:type="gramEnd"/>
      <w:r w:rsidRPr="009543D7">
        <w:t xml:space="preserve"> "</w:t>
      </w:r>
      <w:proofErr w:type="spellStart"/>
      <w:r>
        <w:t>Исполнитель</w:t>
      </w:r>
      <w:proofErr w:type="spellEnd"/>
      <w:r w:rsidRPr="009543D7">
        <w:t xml:space="preserve">":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  <w:t>echo("&lt;tr&gt;&lt;th&gt;</w:t>
      </w:r>
      <w:r>
        <w:t>Исполнитель</w:t>
      </w:r>
      <w:r w:rsidRPr="009543D7">
        <w:t>&lt;/th&gt;&lt;th&gt;</w:t>
      </w:r>
      <w:r>
        <w:t>Композиция</w:t>
      </w:r>
      <w:r w:rsidRPr="009543D7">
        <w:t>&lt;/th&gt;&lt;th&gt;</w:t>
      </w:r>
      <w:r>
        <w:t>Жанр</w:t>
      </w:r>
      <w:r w:rsidRPr="009543D7">
        <w:t>&lt;/th&gt;&lt;/tr&gt;");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proofErr w:type="gramStart"/>
      <w:r w:rsidRPr="009543D7">
        <w:t>break</w:t>
      </w:r>
      <w:proofErr w:type="gramEnd"/>
      <w:r w:rsidRPr="009543D7">
        <w:t>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proofErr w:type="gramStart"/>
      <w:r w:rsidRPr="009543D7">
        <w:t>case</w:t>
      </w:r>
      <w:proofErr w:type="gramEnd"/>
      <w:r w:rsidRPr="009543D7">
        <w:t xml:space="preserve"> "</w:t>
      </w:r>
      <w:proofErr w:type="spellStart"/>
      <w:r>
        <w:t>Альбом</w:t>
      </w:r>
      <w:proofErr w:type="spellEnd"/>
      <w:r w:rsidRPr="009543D7">
        <w:t xml:space="preserve">":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  <w:t>echo("&lt;tr&gt;&lt;th&gt;</w:t>
      </w:r>
      <w:r>
        <w:t>Название</w:t>
      </w:r>
      <w:r w:rsidRPr="009543D7">
        <w:t>&lt;/th&gt;&lt;th&gt;</w:t>
      </w:r>
      <w:r>
        <w:t>Исполнитель</w:t>
      </w:r>
      <w:r w:rsidRPr="009543D7">
        <w:t>&lt;/th&gt;&lt;th&gt;</w:t>
      </w:r>
      <w:r>
        <w:t>Жанр</w:t>
      </w:r>
      <w:r w:rsidRPr="009543D7">
        <w:t>&lt;/th&gt;&lt;th&gt;</w:t>
      </w:r>
      <w:r>
        <w:t>Год</w:t>
      </w:r>
      <w:r w:rsidRPr="009543D7">
        <w:t>&lt;/th&gt;&lt;/tr&gt;");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proofErr w:type="gramStart"/>
      <w:r w:rsidRPr="009543D7">
        <w:t>break</w:t>
      </w:r>
      <w:proofErr w:type="gramEnd"/>
      <w:r w:rsidRPr="009543D7">
        <w:t>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proofErr w:type="gramStart"/>
      <w:r w:rsidRPr="009543D7">
        <w:t>case</w:t>
      </w:r>
      <w:proofErr w:type="gramEnd"/>
      <w:r w:rsidRPr="009543D7">
        <w:t xml:space="preserve"> "</w:t>
      </w:r>
      <w:proofErr w:type="spellStart"/>
      <w:r>
        <w:t>Жанр</w:t>
      </w:r>
      <w:proofErr w:type="spellEnd"/>
      <w:r w:rsidRPr="009543D7">
        <w:t xml:space="preserve">":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</w:r>
      <w:proofErr w:type="gramStart"/>
      <w:r w:rsidRPr="009543D7">
        <w:t>echo(</w:t>
      </w:r>
      <w:proofErr w:type="gramEnd"/>
      <w:r w:rsidRPr="009543D7">
        <w:t>"&lt;</w:t>
      </w:r>
      <w:proofErr w:type="spellStart"/>
      <w:r w:rsidRPr="009543D7">
        <w:t>tr</w:t>
      </w:r>
      <w:proofErr w:type="spellEnd"/>
      <w:r w:rsidRPr="009543D7">
        <w:t>&gt;&lt;</w:t>
      </w:r>
      <w:proofErr w:type="spellStart"/>
      <w:r w:rsidRPr="009543D7">
        <w:t>th</w:t>
      </w:r>
      <w:proofErr w:type="spellEnd"/>
      <w:r w:rsidRPr="009543D7">
        <w:t>&gt;</w:t>
      </w:r>
      <w:proofErr w:type="spellStart"/>
      <w:r>
        <w:t>Название</w:t>
      </w:r>
      <w:proofErr w:type="spellEnd"/>
      <w:r w:rsidRPr="009543D7">
        <w:t>&lt;/</w:t>
      </w:r>
      <w:proofErr w:type="spellStart"/>
      <w:r w:rsidRPr="009543D7">
        <w:t>th</w:t>
      </w:r>
      <w:proofErr w:type="spellEnd"/>
      <w:r w:rsidRPr="009543D7">
        <w:t>&gt;&lt;</w:t>
      </w:r>
      <w:proofErr w:type="spellStart"/>
      <w:r w:rsidRPr="009543D7">
        <w:t>th</w:t>
      </w:r>
      <w:proofErr w:type="spellEnd"/>
      <w:r w:rsidRPr="009543D7">
        <w:t>&gt;</w:t>
      </w:r>
      <w:proofErr w:type="spellStart"/>
      <w:r>
        <w:t>Исполнитель</w:t>
      </w:r>
      <w:proofErr w:type="spellEnd"/>
      <w:r w:rsidRPr="009543D7">
        <w:t>&lt;/</w:t>
      </w:r>
      <w:proofErr w:type="spellStart"/>
      <w:r w:rsidRPr="009543D7">
        <w:t>th</w:t>
      </w:r>
      <w:proofErr w:type="spellEnd"/>
      <w:r w:rsidRPr="009543D7">
        <w:t>&gt;&lt;/</w:t>
      </w:r>
      <w:proofErr w:type="spellStart"/>
      <w:r w:rsidRPr="009543D7">
        <w:t>tr</w:t>
      </w:r>
      <w:proofErr w:type="spellEnd"/>
      <w:r w:rsidRPr="009543D7">
        <w:t>&gt;");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proofErr w:type="gramStart"/>
      <w:r w:rsidRPr="009543D7">
        <w:t>break</w:t>
      </w:r>
      <w:proofErr w:type="gramEnd"/>
      <w:r w:rsidRPr="009543D7">
        <w:t>;</w:t>
      </w:r>
      <w:r w:rsidRPr="009543D7">
        <w:tab/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  <w:t>}</w:t>
      </w:r>
      <w:r w:rsidRPr="009543D7">
        <w:tab/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proofErr w:type="spellStart"/>
      <w:proofErr w:type="gramStart"/>
      <w:r w:rsidRPr="009543D7">
        <w:t>foreach</w:t>
      </w:r>
      <w:proofErr w:type="spellEnd"/>
      <w:proofErr w:type="gramEnd"/>
      <w:r w:rsidRPr="009543D7">
        <w:t xml:space="preserve"> ($result as $r)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{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proofErr w:type="gramStart"/>
      <w:r w:rsidRPr="009543D7">
        <w:t>switch(</w:t>
      </w:r>
      <w:proofErr w:type="gramEnd"/>
      <w:r w:rsidRPr="009543D7">
        <w:t>$_POST["</w:t>
      </w:r>
      <w:proofErr w:type="spellStart"/>
      <w:r w:rsidRPr="009543D7">
        <w:t>need_find</w:t>
      </w:r>
      <w:proofErr w:type="spellEnd"/>
      <w:r w:rsidRPr="009543D7">
        <w:t>"])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  <w:t>{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proofErr w:type="gramStart"/>
      <w:r w:rsidRPr="009543D7">
        <w:t>case</w:t>
      </w:r>
      <w:proofErr w:type="gramEnd"/>
      <w:r w:rsidRPr="009543D7">
        <w:t xml:space="preserve"> "</w:t>
      </w:r>
      <w:proofErr w:type="spellStart"/>
      <w:r>
        <w:t>Композиция</w:t>
      </w:r>
      <w:proofErr w:type="spellEnd"/>
      <w:r w:rsidRPr="009543D7">
        <w:t>":</w:t>
      </w:r>
    </w:p>
    <w:p w:rsidR="009543D7" w:rsidRPr="002A68AE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9543D7">
        <w:tab/>
      </w:r>
      <w:r w:rsidRPr="009543D7">
        <w:tab/>
      </w:r>
      <w:r w:rsidRPr="009543D7">
        <w:tab/>
      </w:r>
      <w:r w:rsidRPr="009543D7">
        <w:tab/>
      </w:r>
      <w:r w:rsidRPr="002A68AE">
        <w:rPr>
          <w:lang w:val="ru-RU"/>
        </w:rPr>
        <w:t>$</w:t>
      </w:r>
      <w:r>
        <w:t>comp</w:t>
      </w:r>
      <w:r w:rsidRPr="002A68AE">
        <w:rPr>
          <w:lang w:val="ru-RU"/>
        </w:rPr>
        <w:t>=</w:t>
      </w:r>
      <w:proofErr w:type="spellStart"/>
      <w:r>
        <w:t>substr</w:t>
      </w:r>
      <w:proofErr w:type="spellEnd"/>
      <w:r w:rsidRPr="002A68AE">
        <w:rPr>
          <w:lang w:val="ru-RU"/>
        </w:rPr>
        <w:t>($</w:t>
      </w:r>
      <w:r>
        <w:t>r</w:t>
      </w:r>
      <w:r w:rsidRPr="002A68AE">
        <w:rPr>
          <w:lang w:val="ru-RU"/>
        </w:rPr>
        <w:t>["</w:t>
      </w:r>
      <w:proofErr w:type="spellStart"/>
      <w:r w:rsidRPr="002A68AE">
        <w:rPr>
          <w:lang w:val="ru-RU"/>
        </w:rPr>
        <w:t>НазваниеКомпозиции</w:t>
      </w:r>
      <w:proofErr w:type="spellEnd"/>
      <w:r w:rsidRPr="002A68AE">
        <w:rPr>
          <w:lang w:val="ru-RU"/>
        </w:rPr>
        <w:t>"],0,25);</w:t>
      </w:r>
    </w:p>
    <w:p w:rsidR="009543D7" w:rsidRPr="002A68AE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  <w:t>$</w:t>
      </w:r>
      <w:proofErr w:type="spellStart"/>
      <w:r>
        <w:t>isp</w:t>
      </w:r>
      <w:proofErr w:type="spellEnd"/>
      <w:r w:rsidRPr="002A68AE">
        <w:rPr>
          <w:lang w:val="ru-RU"/>
        </w:rPr>
        <w:t>=</w:t>
      </w:r>
      <w:proofErr w:type="spellStart"/>
      <w:r>
        <w:t>substr</w:t>
      </w:r>
      <w:proofErr w:type="spellEnd"/>
      <w:r w:rsidRPr="002A68AE">
        <w:rPr>
          <w:lang w:val="ru-RU"/>
        </w:rPr>
        <w:t>($</w:t>
      </w:r>
      <w:r>
        <w:t>r</w:t>
      </w:r>
      <w:r w:rsidRPr="002A68AE">
        <w:rPr>
          <w:lang w:val="ru-RU"/>
        </w:rPr>
        <w:t>["</w:t>
      </w:r>
      <w:proofErr w:type="spellStart"/>
      <w:r w:rsidRPr="002A68AE">
        <w:rPr>
          <w:lang w:val="ru-RU"/>
        </w:rPr>
        <w:t>НазваниеИсполнителя</w:t>
      </w:r>
      <w:proofErr w:type="spellEnd"/>
      <w:r w:rsidRPr="002A68AE">
        <w:rPr>
          <w:lang w:val="ru-RU"/>
        </w:rPr>
        <w:t>"],0,25);</w:t>
      </w:r>
    </w:p>
    <w:p w:rsidR="009543D7" w:rsidRPr="002A68AE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  <w:t>$</w:t>
      </w:r>
      <w:proofErr w:type="spellStart"/>
      <w:r>
        <w:t>alb</w:t>
      </w:r>
      <w:proofErr w:type="spellEnd"/>
      <w:r w:rsidRPr="002A68AE">
        <w:rPr>
          <w:lang w:val="ru-RU"/>
        </w:rPr>
        <w:t>=</w:t>
      </w:r>
      <w:proofErr w:type="spellStart"/>
      <w:r>
        <w:t>substr</w:t>
      </w:r>
      <w:proofErr w:type="spellEnd"/>
      <w:r w:rsidRPr="002A68AE">
        <w:rPr>
          <w:lang w:val="ru-RU"/>
        </w:rPr>
        <w:t>($</w:t>
      </w:r>
      <w:r>
        <w:t>r</w:t>
      </w:r>
      <w:r w:rsidRPr="002A68AE">
        <w:rPr>
          <w:lang w:val="ru-RU"/>
        </w:rPr>
        <w:t>["</w:t>
      </w:r>
      <w:proofErr w:type="spellStart"/>
      <w:r w:rsidRPr="002A68AE">
        <w:rPr>
          <w:lang w:val="ru-RU"/>
        </w:rPr>
        <w:t>НазваниеАльбома</w:t>
      </w:r>
      <w:proofErr w:type="spellEnd"/>
      <w:r w:rsidRPr="002A68AE">
        <w:rPr>
          <w:lang w:val="ru-RU"/>
        </w:rPr>
        <w:t>"],0,25);</w:t>
      </w:r>
    </w:p>
    <w:p w:rsidR="009543D7" w:rsidRPr="002A68AE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  <w:t>$</w:t>
      </w:r>
      <w:r>
        <w:t>gen</w:t>
      </w:r>
      <w:r w:rsidRPr="002A68AE">
        <w:rPr>
          <w:lang w:val="ru-RU"/>
        </w:rPr>
        <w:t>=</w:t>
      </w:r>
      <w:proofErr w:type="spellStart"/>
      <w:r>
        <w:t>substr</w:t>
      </w:r>
      <w:proofErr w:type="spellEnd"/>
      <w:r w:rsidRPr="002A68AE">
        <w:rPr>
          <w:lang w:val="ru-RU"/>
        </w:rPr>
        <w:t>($</w:t>
      </w:r>
      <w:r>
        <w:t>r</w:t>
      </w:r>
      <w:r w:rsidRPr="002A68AE">
        <w:rPr>
          <w:lang w:val="ru-RU"/>
        </w:rPr>
        <w:t>["</w:t>
      </w:r>
      <w:proofErr w:type="spellStart"/>
      <w:r w:rsidRPr="002A68AE">
        <w:rPr>
          <w:lang w:val="ru-RU"/>
        </w:rPr>
        <w:t>НазваниеЖанра</w:t>
      </w:r>
      <w:proofErr w:type="spellEnd"/>
      <w:r w:rsidRPr="002A68AE">
        <w:rPr>
          <w:lang w:val="ru-RU"/>
        </w:rPr>
        <w:t>"],0,25);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9543D7">
        <w:t>$code=</w:t>
      </w:r>
      <w:proofErr w:type="spellStart"/>
      <w:proofErr w:type="gramStart"/>
      <w:r w:rsidRPr="009543D7">
        <w:t>substr</w:t>
      </w:r>
      <w:proofErr w:type="spellEnd"/>
      <w:r w:rsidRPr="009543D7">
        <w:t>(</w:t>
      </w:r>
      <w:proofErr w:type="gramEnd"/>
      <w:r w:rsidRPr="009543D7">
        <w:t>$r["</w:t>
      </w:r>
      <w:proofErr w:type="spellStart"/>
      <w:r>
        <w:t>КодКомпозиции</w:t>
      </w:r>
      <w:proofErr w:type="spellEnd"/>
      <w:r w:rsidRPr="009543D7">
        <w:t>"],0);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</w:r>
      <w:proofErr w:type="gramStart"/>
      <w:r w:rsidRPr="009543D7">
        <w:t>if</w:t>
      </w:r>
      <w:proofErr w:type="gramEnd"/>
      <w:r w:rsidRPr="009543D7">
        <w:t xml:space="preserve"> (</w:t>
      </w:r>
      <w:proofErr w:type="spellStart"/>
      <w:r w:rsidRPr="009543D7">
        <w:t>in_array</w:t>
      </w:r>
      <w:proofErr w:type="spellEnd"/>
      <w:r w:rsidRPr="009543D7">
        <w:t xml:space="preserve">($code, $ids)) {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</w:r>
      <w:proofErr w:type="gramStart"/>
      <w:r w:rsidRPr="009543D7">
        <w:t>echo(</w:t>
      </w:r>
      <w:proofErr w:type="gramEnd"/>
      <w:r w:rsidRPr="009543D7">
        <w:t>"&lt;tr&gt;&lt;td&gt;".$comp."&lt;/td&gt;&lt;td&gt;"</w:t>
      </w:r>
      <w:proofErr w:type="gramStart"/>
      <w:r w:rsidRPr="009543D7">
        <w:t>.$</w:t>
      </w:r>
      <w:proofErr w:type="gramEnd"/>
      <w:r w:rsidRPr="009543D7">
        <w:t>isp."&lt;/td&gt;&lt;td&gt;"</w:t>
      </w:r>
      <w:proofErr w:type="gramStart"/>
      <w:r w:rsidRPr="009543D7">
        <w:t>.$</w:t>
      </w:r>
      <w:proofErr w:type="gramEnd"/>
      <w:r w:rsidRPr="009543D7">
        <w:t>alb."&lt;/td&gt;&lt;td&gt;"</w:t>
      </w:r>
      <w:proofErr w:type="gramStart"/>
      <w:r w:rsidRPr="009543D7">
        <w:t>.$</w:t>
      </w:r>
      <w:proofErr w:type="gramEnd"/>
      <w:r w:rsidRPr="009543D7">
        <w:t>gen."&lt;/td&gt;&lt;td&gt;&lt;input type='button' class='</w:t>
      </w:r>
      <w:proofErr w:type="spellStart"/>
      <w:r w:rsidRPr="009543D7">
        <w:t>dislike_button</w:t>
      </w:r>
      <w:proofErr w:type="spellEnd"/>
      <w:r w:rsidRPr="009543D7">
        <w:t xml:space="preserve">' value='&amp;#128148' </w:t>
      </w:r>
      <w:proofErr w:type="spellStart"/>
      <w:r w:rsidRPr="009543D7">
        <w:t>onclick</w:t>
      </w:r>
      <w:proofErr w:type="spellEnd"/>
      <w:r w:rsidRPr="009543D7">
        <w:t>=</w:t>
      </w:r>
      <w:proofErr w:type="gramStart"/>
      <w:r w:rsidRPr="009543D7">
        <w:t>'dislike(</w:t>
      </w:r>
      <w:proofErr w:type="gramEnd"/>
      <w:r w:rsidRPr="009543D7">
        <w:t>".$code.")'&gt;&lt;/td&gt;&lt;/</w:t>
      </w:r>
      <w:proofErr w:type="spellStart"/>
      <w:proofErr w:type="gramStart"/>
      <w:r w:rsidRPr="009543D7">
        <w:t>tr</w:t>
      </w:r>
      <w:proofErr w:type="spellEnd"/>
      <w:proofErr w:type="gramEnd"/>
      <w:r w:rsidRPr="009543D7">
        <w:t>&gt;");</w:t>
      </w:r>
      <w:r w:rsidRPr="009543D7">
        <w:tab/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lastRenderedPageBreak/>
        <w:tab/>
      </w:r>
      <w:r w:rsidRPr="009543D7">
        <w:tab/>
      </w:r>
      <w:r w:rsidRPr="009543D7">
        <w:tab/>
      </w:r>
      <w:r w:rsidRPr="009543D7">
        <w:tab/>
      </w:r>
      <w:r w:rsidRPr="009543D7">
        <w:tab/>
        <w:t xml:space="preserve">}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</w:r>
      <w:proofErr w:type="gramStart"/>
      <w:r w:rsidRPr="009543D7">
        <w:t>else</w:t>
      </w:r>
      <w:proofErr w:type="gramEnd"/>
      <w:r w:rsidRPr="009543D7">
        <w:t xml:space="preserve"> {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</w:r>
      <w:r w:rsidRPr="009543D7">
        <w:tab/>
      </w:r>
      <w:proofErr w:type="gramStart"/>
      <w:r w:rsidRPr="009543D7">
        <w:t>echo(</w:t>
      </w:r>
      <w:proofErr w:type="gramEnd"/>
      <w:r w:rsidRPr="009543D7">
        <w:t>"&lt;tr&gt;&lt;td&gt;".$comp."&lt;/td&gt;&lt;td&gt;"</w:t>
      </w:r>
      <w:proofErr w:type="gramStart"/>
      <w:r w:rsidRPr="009543D7">
        <w:t>.$</w:t>
      </w:r>
      <w:proofErr w:type="gramEnd"/>
      <w:r w:rsidRPr="009543D7">
        <w:t>isp."&lt;/td&gt;&lt;td&gt;"</w:t>
      </w:r>
      <w:proofErr w:type="gramStart"/>
      <w:r w:rsidRPr="009543D7">
        <w:t>.$</w:t>
      </w:r>
      <w:proofErr w:type="gramEnd"/>
      <w:r w:rsidRPr="009543D7">
        <w:t>alb."&lt;/td&gt;&lt;td&gt;"</w:t>
      </w:r>
      <w:proofErr w:type="gramStart"/>
      <w:r w:rsidRPr="009543D7">
        <w:t>.$</w:t>
      </w:r>
      <w:proofErr w:type="gramEnd"/>
      <w:r w:rsidRPr="009543D7">
        <w:t>gen."&lt;/td&gt;&lt;td&gt;&lt;input type='button' class='</w:t>
      </w:r>
      <w:proofErr w:type="spellStart"/>
      <w:r w:rsidRPr="009543D7">
        <w:t>like_button</w:t>
      </w:r>
      <w:proofErr w:type="spellEnd"/>
      <w:r w:rsidRPr="009543D7">
        <w:t xml:space="preserve">' value='&amp;#10084' </w:t>
      </w:r>
      <w:proofErr w:type="spellStart"/>
      <w:r w:rsidRPr="009543D7">
        <w:t>onclick</w:t>
      </w:r>
      <w:proofErr w:type="spellEnd"/>
      <w:r w:rsidRPr="009543D7">
        <w:t>=</w:t>
      </w:r>
      <w:proofErr w:type="gramStart"/>
      <w:r w:rsidRPr="009543D7">
        <w:t>'like(</w:t>
      </w:r>
      <w:proofErr w:type="gramEnd"/>
      <w:r w:rsidRPr="009543D7">
        <w:t>".$code.")'&gt;&lt;/td&gt;&lt;/</w:t>
      </w:r>
      <w:proofErr w:type="spellStart"/>
      <w:proofErr w:type="gramStart"/>
      <w:r w:rsidRPr="009543D7">
        <w:t>tr</w:t>
      </w:r>
      <w:proofErr w:type="spellEnd"/>
      <w:proofErr w:type="gramEnd"/>
      <w:r w:rsidRPr="009543D7">
        <w:t>&gt;");</w:t>
      </w:r>
      <w:r w:rsidRPr="009543D7">
        <w:tab/>
      </w:r>
    </w:p>
    <w:p w:rsidR="009543D7" w:rsidRPr="002A68AE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9543D7">
        <w:tab/>
      </w:r>
      <w:r w:rsidRPr="009543D7">
        <w:tab/>
      </w:r>
      <w:r w:rsidRPr="009543D7">
        <w:tab/>
      </w:r>
      <w:r w:rsidRPr="009543D7">
        <w:tab/>
      </w:r>
      <w:r w:rsidRPr="009543D7">
        <w:tab/>
      </w:r>
      <w:r w:rsidRPr="002A68AE">
        <w:rPr>
          <w:lang w:val="ru-RU"/>
        </w:rPr>
        <w:t>}</w:t>
      </w:r>
    </w:p>
    <w:p w:rsidR="009543D7" w:rsidRPr="002A68AE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</w:r>
      <w:proofErr w:type="gramStart"/>
      <w:r>
        <w:t>break</w:t>
      </w:r>
      <w:proofErr w:type="gramEnd"/>
      <w:r w:rsidRPr="002A68AE">
        <w:rPr>
          <w:lang w:val="ru-RU"/>
        </w:rPr>
        <w:t>;</w:t>
      </w:r>
    </w:p>
    <w:p w:rsidR="009543D7" w:rsidRPr="002A68AE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</w:r>
      <w:proofErr w:type="gramStart"/>
      <w:r>
        <w:t>case</w:t>
      </w:r>
      <w:proofErr w:type="gramEnd"/>
      <w:r w:rsidRPr="002A68AE">
        <w:rPr>
          <w:lang w:val="ru-RU"/>
        </w:rPr>
        <w:t xml:space="preserve"> "Исполнитель":</w:t>
      </w:r>
    </w:p>
    <w:p w:rsidR="009543D7" w:rsidRPr="002A68AE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  <w:t>$</w:t>
      </w:r>
      <w:r>
        <w:t>comp</w:t>
      </w:r>
      <w:r w:rsidRPr="002A68AE">
        <w:rPr>
          <w:lang w:val="ru-RU"/>
        </w:rPr>
        <w:t>=</w:t>
      </w:r>
      <w:proofErr w:type="spellStart"/>
      <w:r>
        <w:t>substr</w:t>
      </w:r>
      <w:proofErr w:type="spellEnd"/>
      <w:r w:rsidRPr="002A68AE">
        <w:rPr>
          <w:lang w:val="ru-RU"/>
        </w:rPr>
        <w:t>($</w:t>
      </w:r>
      <w:r>
        <w:t>r</w:t>
      </w:r>
      <w:r w:rsidRPr="002A68AE">
        <w:rPr>
          <w:lang w:val="ru-RU"/>
        </w:rPr>
        <w:t>["</w:t>
      </w:r>
      <w:proofErr w:type="spellStart"/>
      <w:r w:rsidRPr="002A68AE">
        <w:rPr>
          <w:lang w:val="ru-RU"/>
        </w:rPr>
        <w:t>НазваниеКомпозиции</w:t>
      </w:r>
      <w:proofErr w:type="spellEnd"/>
      <w:r w:rsidRPr="002A68AE">
        <w:rPr>
          <w:lang w:val="ru-RU"/>
        </w:rPr>
        <w:t>"],0,25);</w:t>
      </w:r>
    </w:p>
    <w:p w:rsidR="009543D7" w:rsidRPr="002A68AE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  <w:t>$</w:t>
      </w:r>
      <w:proofErr w:type="spellStart"/>
      <w:r>
        <w:t>isp</w:t>
      </w:r>
      <w:proofErr w:type="spellEnd"/>
      <w:r w:rsidRPr="002A68AE">
        <w:rPr>
          <w:lang w:val="ru-RU"/>
        </w:rPr>
        <w:t>=</w:t>
      </w:r>
      <w:proofErr w:type="spellStart"/>
      <w:r>
        <w:t>substr</w:t>
      </w:r>
      <w:proofErr w:type="spellEnd"/>
      <w:r w:rsidRPr="002A68AE">
        <w:rPr>
          <w:lang w:val="ru-RU"/>
        </w:rPr>
        <w:t>($</w:t>
      </w:r>
      <w:r>
        <w:t>r</w:t>
      </w:r>
      <w:r w:rsidRPr="002A68AE">
        <w:rPr>
          <w:lang w:val="ru-RU"/>
        </w:rPr>
        <w:t>["</w:t>
      </w:r>
      <w:proofErr w:type="spellStart"/>
      <w:r w:rsidRPr="002A68AE">
        <w:rPr>
          <w:lang w:val="ru-RU"/>
        </w:rPr>
        <w:t>НазваниеИсполнителя</w:t>
      </w:r>
      <w:proofErr w:type="spellEnd"/>
      <w:r w:rsidRPr="002A68AE">
        <w:rPr>
          <w:lang w:val="ru-RU"/>
        </w:rPr>
        <w:t>"],0,25);</w:t>
      </w:r>
    </w:p>
    <w:p w:rsidR="009543D7" w:rsidRPr="002A68AE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  <w:t>$</w:t>
      </w:r>
      <w:r>
        <w:t>gen</w:t>
      </w:r>
      <w:r w:rsidRPr="002A68AE">
        <w:rPr>
          <w:lang w:val="ru-RU"/>
        </w:rPr>
        <w:t>=</w:t>
      </w:r>
      <w:proofErr w:type="spellStart"/>
      <w:r>
        <w:t>substr</w:t>
      </w:r>
      <w:proofErr w:type="spellEnd"/>
      <w:r w:rsidRPr="002A68AE">
        <w:rPr>
          <w:lang w:val="ru-RU"/>
        </w:rPr>
        <w:t>($</w:t>
      </w:r>
      <w:r>
        <w:t>r</w:t>
      </w:r>
      <w:r w:rsidRPr="002A68AE">
        <w:rPr>
          <w:lang w:val="ru-RU"/>
        </w:rPr>
        <w:t>["</w:t>
      </w:r>
      <w:proofErr w:type="spellStart"/>
      <w:r w:rsidRPr="002A68AE">
        <w:rPr>
          <w:lang w:val="ru-RU"/>
        </w:rPr>
        <w:t>НазваниеЖанра</w:t>
      </w:r>
      <w:proofErr w:type="spellEnd"/>
      <w:r w:rsidRPr="002A68AE">
        <w:rPr>
          <w:lang w:val="ru-RU"/>
        </w:rPr>
        <w:t>"],0,25);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</w:r>
      <w:proofErr w:type="gramStart"/>
      <w:r w:rsidRPr="009543D7">
        <w:t>echo(</w:t>
      </w:r>
      <w:proofErr w:type="gramEnd"/>
      <w:r w:rsidRPr="009543D7">
        <w:t>"&lt;tr&gt;&lt;td&gt;".$isp."&lt;/td&gt;&lt;td&gt;"</w:t>
      </w:r>
      <w:proofErr w:type="gramStart"/>
      <w:r w:rsidRPr="009543D7">
        <w:t>.$</w:t>
      </w:r>
      <w:proofErr w:type="gramEnd"/>
      <w:r w:rsidRPr="009543D7">
        <w:t>comp."&lt;/td&gt;&lt;td&gt;"</w:t>
      </w:r>
      <w:proofErr w:type="gramStart"/>
      <w:r w:rsidRPr="009543D7">
        <w:t>.$</w:t>
      </w:r>
      <w:proofErr w:type="gramEnd"/>
      <w:r w:rsidRPr="009543D7">
        <w:t>gen."&lt;/td&gt;&lt;/</w:t>
      </w:r>
      <w:proofErr w:type="gramStart"/>
      <w:r w:rsidRPr="009543D7">
        <w:t>tr</w:t>
      </w:r>
      <w:proofErr w:type="gramEnd"/>
      <w:r w:rsidRPr="009543D7">
        <w:t>&gt;");</w:t>
      </w:r>
    </w:p>
    <w:p w:rsidR="009543D7" w:rsidRPr="002A68AE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9543D7">
        <w:tab/>
      </w:r>
      <w:r w:rsidRPr="009543D7">
        <w:tab/>
      </w:r>
      <w:r w:rsidRPr="009543D7">
        <w:tab/>
      </w:r>
      <w:proofErr w:type="gramStart"/>
      <w:r>
        <w:t>break</w:t>
      </w:r>
      <w:proofErr w:type="gramEnd"/>
      <w:r w:rsidRPr="002A68AE">
        <w:rPr>
          <w:lang w:val="ru-RU"/>
        </w:rPr>
        <w:t>;</w:t>
      </w:r>
    </w:p>
    <w:p w:rsidR="009543D7" w:rsidRPr="002A68AE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</w:r>
      <w:proofErr w:type="gramStart"/>
      <w:r>
        <w:t>case</w:t>
      </w:r>
      <w:proofErr w:type="gramEnd"/>
      <w:r w:rsidRPr="002A68AE">
        <w:rPr>
          <w:lang w:val="ru-RU"/>
        </w:rPr>
        <w:t xml:space="preserve"> "Альбом":</w:t>
      </w:r>
    </w:p>
    <w:p w:rsidR="009543D7" w:rsidRPr="002A68AE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  <w:t>$</w:t>
      </w:r>
      <w:proofErr w:type="spellStart"/>
      <w:r>
        <w:t>isp</w:t>
      </w:r>
      <w:proofErr w:type="spellEnd"/>
      <w:r w:rsidRPr="002A68AE">
        <w:rPr>
          <w:lang w:val="ru-RU"/>
        </w:rPr>
        <w:t>=</w:t>
      </w:r>
      <w:proofErr w:type="spellStart"/>
      <w:r>
        <w:t>substr</w:t>
      </w:r>
      <w:proofErr w:type="spellEnd"/>
      <w:r w:rsidRPr="002A68AE">
        <w:rPr>
          <w:lang w:val="ru-RU"/>
        </w:rPr>
        <w:t>($</w:t>
      </w:r>
      <w:r>
        <w:t>r</w:t>
      </w:r>
      <w:r w:rsidRPr="002A68AE">
        <w:rPr>
          <w:lang w:val="ru-RU"/>
        </w:rPr>
        <w:t>["</w:t>
      </w:r>
      <w:proofErr w:type="spellStart"/>
      <w:r w:rsidRPr="002A68AE">
        <w:rPr>
          <w:lang w:val="ru-RU"/>
        </w:rPr>
        <w:t>НазваниеИсполнителя</w:t>
      </w:r>
      <w:proofErr w:type="spellEnd"/>
      <w:r w:rsidRPr="002A68AE">
        <w:rPr>
          <w:lang w:val="ru-RU"/>
        </w:rPr>
        <w:t>"],0,25);</w:t>
      </w:r>
    </w:p>
    <w:p w:rsidR="009543D7" w:rsidRPr="002A68AE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  <w:t>$</w:t>
      </w:r>
      <w:proofErr w:type="spellStart"/>
      <w:r>
        <w:t>alb</w:t>
      </w:r>
      <w:proofErr w:type="spellEnd"/>
      <w:r w:rsidRPr="002A68AE">
        <w:rPr>
          <w:lang w:val="ru-RU"/>
        </w:rPr>
        <w:t>=</w:t>
      </w:r>
      <w:proofErr w:type="spellStart"/>
      <w:r>
        <w:t>substr</w:t>
      </w:r>
      <w:proofErr w:type="spellEnd"/>
      <w:r w:rsidRPr="002A68AE">
        <w:rPr>
          <w:lang w:val="ru-RU"/>
        </w:rPr>
        <w:t>($</w:t>
      </w:r>
      <w:r>
        <w:t>r</w:t>
      </w:r>
      <w:r w:rsidRPr="002A68AE">
        <w:rPr>
          <w:lang w:val="ru-RU"/>
        </w:rPr>
        <w:t>["</w:t>
      </w:r>
      <w:proofErr w:type="spellStart"/>
      <w:r w:rsidRPr="002A68AE">
        <w:rPr>
          <w:lang w:val="ru-RU"/>
        </w:rPr>
        <w:t>НазваниеАльбома</w:t>
      </w:r>
      <w:proofErr w:type="spellEnd"/>
      <w:r w:rsidRPr="002A68AE">
        <w:rPr>
          <w:lang w:val="ru-RU"/>
        </w:rPr>
        <w:t>"],0,25);</w:t>
      </w:r>
    </w:p>
    <w:p w:rsidR="009543D7" w:rsidRPr="002A68AE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  <w:t>$</w:t>
      </w:r>
      <w:r>
        <w:t>gen</w:t>
      </w:r>
      <w:r w:rsidRPr="002A68AE">
        <w:rPr>
          <w:lang w:val="ru-RU"/>
        </w:rPr>
        <w:t>=</w:t>
      </w:r>
      <w:proofErr w:type="spellStart"/>
      <w:r>
        <w:t>substr</w:t>
      </w:r>
      <w:proofErr w:type="spellEnd"/>
      <w:r w:rsidRPr="002A68AE">
        <w:rPr>
          <w:lang w:val="ru-RU"/>
        </w:rPr>
        <w:t>($</w:t>
      </w:r>
      <w:r>
        <w:t>r</w:t>
      </w:r>
      <w:r w:rsidRPr="002A68AE">
        <w:rPr>
          <w:lang w:val="ru-RU"/>
        </w:rPr>
        <w:t>["</w:t>
      </w:r>
      <w:proofErr w:type="spellStart"/>
      <w:r w:rsidRPr="002A68AE">
        <w:rPr>
          <w:lang w:val="ru-RU"/>
        </w:rPr>
        <w:t>НазваниеЖанра</w:t>
      </w:r>
      <w:proofErr w:type="spellEnd"/>
      <w:r w:rsidRPr="002A68AE">
        <w:rPr>
          <w:lang w:val="ru-RU"/>
        </w:rPr>
        <w:t>"],0,25);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</w:r>
      <w:r>
        <w:t>$y=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>$r["</w:t>
      </w:r>
      <w:proofErr w:type="spellStart"/>
      <w:r>
        <w:t>Год</w:t>
      </w:r>
      <w:proofErr w:type="spellEnd"/>
      <w:r>
        <w:t>"],0,25);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proofErr w:type="gramStart"/>
      <w:r w:rsidRPr="009543D7">
        <w:t>echo(</w:t>
      </w:r>
      <w:proofErr w:type="gramEnd"/>
      <w:r w:rsidRPr="009543D7">
        <w:t>"&lt;tr&gt;&lt;td&gt;".$alb."&lt;/td&gt;&lt;td&gt;"</w:t>
      </w:r>
      <w:proofErr w:type="gramStart"/>
      <w:r w:rsidRPr="009543D7">
        <w:t>.$</w:t>
      </w:r>
      <w:proofErr w:type="gramEnd"/>
      <w:r w:rsidRPr="009543D7">
        <w:t>isp."&lt;/td&gt;&lt;td&gt;"</w:t>
      </w:r>
      <w:proofErr w:type="gramStart"/>
      <w:r w:rsidRPr="009543D7">
        <w:t>.$</w:t>
      </w:r>
      <w:proofErr w:type="gramEnd"/>
      <w:r w:rsidRPr="009543D7">
        <w:t>gen."&lt;/td&gt;&lt;td&gt;"</w:t>
      </w:r>
      <w:proofErr w:type="gramStart"/>
      <w:r w:rsidRPr="009543D7">
        <w:t>.$</w:t>
      </w:r>
      <w:proofErr w:type="gramEnd"/>
      <w:r w:rsidRPr="009543D7">
        <w:t>y."&lt;/td&gt;&lt;/</w:t>
      </w:r>
      <w:proofErr w:type="gramStart"/>
      <w:r w:rsidRPr="009543D7">
        <w:t>tr</w:t>
      </w:r>
      <w:proofErr w:type="gramEnd"/>
      <w:r w:rsidRPr="009543D7">
        <w:t>&gt;");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proofErr w:type="gramStart"/>
      <w:r w:rsidRPr="009543D7">
        <w:t>break</w:t>
      </w:r>
      <w:proofErr w:type="gramEnd"/>
      <w:r w:rsidRPr="009543D7">
        <w:t>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proofErr w:type="gramStart"/>
      <w:r w:rsidRPr="009543D7">
        <w:t>case</w:t>
      </w:r>
      <w:proofErr w:type="gramEnd"/>
      <w:r w:rsidRPr="009543D7">
        <w:t xml:space="preserve"> "</w:t>
      </w:r>
      <w:proofErr w:type="spellStart"/>
      <w:r>
        <w:t>Жанр</w:t>
      </w:r>
      <w:proofErr w:type="spellEnd"/>
      <w:r w:rsidRPr="009543D7">
        <w:t xml:space="preserve">":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  <w:t>$</w:t>
      </w:r>
      <w:proofErr w:type="spellStart"/>
      <w:r w:rsidRPr="009543D7">
        <w:t>isp</w:t>
      </w:r>
      <w:proofErr w:type="spellEnd"/>
      <w:r w:rsidRPr="009543D7">
        <w:t>=</w:t>
      </w:r>
      <w:proofErr w:type="spellStart"/>
      <w:proofErr w:type="gramStart"/>
      <w:r w:rsidRPr="009543D7">
        <w:t>substr</w:t>
      </w:r>
      <w:proofErr w:type="spellEnd"/>
      <w:r w:rsidRPr="009543D7">
        <w:t>(</w:t>
      </w:r>
      <w:proofErr w:type="gramEnd"/>
      <w:r w:rsidRPr="009543D7">
        <w:t>$r["</w:t>
      </w:r>
      <w:proofErr w:type="spellStart"/>
      <w:r>
        <w:t>НазваниеИсполнителя</w:t>
      </w:r>
      <w:proofErr w:type="spellEnd"/>
      <w:r w:rsidRPr="009543D7">
        <w:t>"],0,25);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  <w:t>$gen=</w:t>
      </w:r>
      <w:proofErr w:type="spellStart"/>
      <w:proofErr w:type="gramStart"/>
      <w:r w:rsidRPr="009543D7">
        <w:t>substr</w:t>
      </w:r>
      <w:proofErr w:type="spellEnd"/>
      <w:r w:rsidRPr="009543D7">
        <w:t>(</w:t>
      </w:r>
      <w:proofErr w:type="gramEnd"/>
      <w:r w:rsidRPr="009543D7">
        <w:t>$r["</w:t>
      </w:r>
      <w:proofErr w:type="spellStart"/>
      <w:r>
        <w:t>НазваниеЖанра</w:t>
      </w:r>
      <w:proofErr w:type="spellEnd"/>
      <w:r w:rsidRPr="009543D7">
        <w:t>"],0,25);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</w:r>
      <w:proofErr w:type="gramStart"/>
      <w:r w:rsidRPr="009543D7">
        <w:t>echo(</w:t>
      </w:r>
      <w:proofErr w:type="gramEnd"/>
      <w:r w:rsidRPr="009543D7">
        <w:t>"&lt;</w:t>
      </w:r>
      <w:proofErr w:type="spellStart"/>
      <w:r w:rsidRPr="009543D7">
        <w:t>tr</w:t>
      </w:r>
      <w:proofErr w:type="spellEnd"/>
      <w:r w:rsidRPr="009543D7">
        <w:t>&gt;&lt;td&gt;".$gen."&lt;/td&gt;&lt;td&gt;"</w:t>
      </w:r>
      <w:proofErr w:type="gramStart"/>
      <w:r w:rsidRPr="009543D7">
        <w:t>.$</w:t>
      </w:r>
      <w:proofErr w:type="spellStart"/>
      <w:proofErr w:type="gramEnd"/>
      <w:r w:rsidRPr="009543D7">
        <w:t>isp</w:t>
      </w:r>
      <w:proofErr w:type="spellEnd"/>
      <w:r w:rsidRPr="009543D7">
        <w:t>."&lt;/td&gt;&lt;/</w:t>
      </w:r>
      <w:proofErr w:type="spellStart"/>
      <w:proofErr w:type="gramStart"/>
      <w:r w:rsidRPr="009543D7">
        <w:t>tr</w:t>
      </w:r>
      <w:proofErr w:type="spellEnd"/>
      <w:proofErr w:type="gramEnd"/>
      <w:r w:rsidRPr="009543D7">
        <w:t>&gt;");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proofErr w:type="gramStart"/>
      <w:r w:rsidRPr="009543D7">
        <w:t>break</w:t>
      </w:r>
      <w:proofErr w:type="gramEnd"/>
      <w:r w:rsidRPr="009543D7">
        <w:t>;</w:t>
      </w:r>
      <w:r w:rsidRPr="009543D7">
        <w:tab/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  <w:t>}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}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proofErr w:type="gramStart"/>
      <w:r w:rsidRPr="009543D7">
        <w:t>echo(</w:t>
      </w:r>
      <w:proofErr w:type="gramEnd"/>
      <w:r w:rsidRPr="009543D7">
        <w:t>"&lt;/table&gt;&lt;</w:t>
      </w:r>
      <w:proofErr w:type="spellStart"/>
      <w:r w:rsidRPr="009543D7">
        <w:t>br</w:t>
      </w:r>
      <w:proofErr w:type="spellEnd"/>
      <w:r w:rsidRPr="009543D7">
        <w:t>&gt;");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>} else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 xml:space="preserve"> {</w:t>
      </w:r>
      <w:proofErr w:type="gramStart"/>
      <w:r w:rsidRPr="009543D7">
        <w:t>echo(</w:t>
      </w:r>
      <w:proofErr w:type="gramEnd"/>
      <w:r w:rsidRPr="009543D7">
        <w:t>"1");}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?&gt;</w:t>
      </w:r>
    </w:p>
    <w:p w:rsidR="009543D7" w:rsidRPr="009543D7" w:rsidRDefault="009543D7" w:rsidP="007C360C">
      <w:pPr>
        <w:pStyle w:val="14"/>
        <w:rPr>
          <w:lang w:val="en-US"/>
        </w:rPr>
      </w:pPr>
      <w:r>
        <w:t>Скрипт</w:t>
      </w:r>
      <w:r w:rsidRPr="009543D7">
        <w:rPr>
          <w:lang w:val="en-US"/>
        </w:rPr>
        <w:t xml:space="preserve"> </w:t>
      </w:r>
      <w:r>
        <w:t>отображения</w:t>
      </w:r>
      <w:r w:rsidRPr="009543D7">
        <w:rPr>
          <w:lang w:val="en-US"/>
        </w:rPr>
        <w:t xml:space="preserve"> </w:t>
      </w:r>
      <w:proofErr w:type="spellStart"/>
      <w:r>
        <w:t>плейлиста</w:t>
      </w:r>
      <w:proofErr w:type="spellEnd"/>
      <w:r w:rsidRPr="009543D7">
        <w:rPr>
          <w:lang w:val="en-US"/>
        </w:rPr>
        <w:t>: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>&lt;?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9543D7">
        <w:t>require_</w:t>
      </w:r>
      <w:proofErr w:type="gramStart"/>
      <w:r w:rsidRPr="009543D7">
        <w:t>once</w:t>
      </w:r>
      <w:proofErr w:type="spellEnd"/>
      <w:r w:rsidRPr="009543D7">
        <w:t>(</w:t>
      </w:r>
      <w:proofErr w:type="gramEnd"/>
      <w:r w:rsidRPr="009543D7">
        <w:t>"</w:t>
      </w:r>
      <w:proofErr w:type="spellStart"/>
      <w:r w:rsidRPr="009543D7">
        <w:t>connection.php</w:t>
      </w:r>
      <w:proofErr w:type="spellEnd"/>
      <w:r w:rsidRPr="009543D7">
        <w:t xml:space="preserve">");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9543D7">
        <w:t>session_</w:t>
      </w:r>
      <w:proofErr w:type="gramStart"/>
      <w:r w:rsidRPr="009543D7">
        <w:t>start</w:t>
      </w:r>
      <w:proofErr w:type="spellEnd"/>
      <w:r w:rsidRPr="009543D7">
        <w:t>(</w:t>
      </w:r>
      <w:proofErr w:type="gramEnd"/>
      <w:r w:rsidRPr="009543D7">
        <w:t>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  <w:t>$</w:t>
      </w:r>
      <w:proofErr w:type="spellStart"/>
      <w:r w:rsidRPr="009543D7">
        <w:t>user_login</w:t>
      </w:r>
      <w:proofErr w:type="spellEnd"/>
      <w:r w:rsidRPr="009543D7">
        <w:t>=$_</w:t>
      </w:r>
      <w:proofErr w:type="gramStart"/>
      <w:r w:rsidRPr="009543D7">
        <w:t>SESSION[</w:t>
      </w:r>
      <w:proofErr w:type="gramEnd"/>
      <w:r w:rsidRPr="009543D7">
        <w:t>"name"];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</w:r>
      <w:proofErr w:type="gramStart"/>
      <w:r w:rsidRPr="009543D7">
        <w:t>echo(</w:t>
      </w:r>
      <w:proofErr w:type="gramEnd"/>
      <w:r w:rsidRPr="009543D7">
        <w:t>"&lt;h2&gt;</w:t>
      </w:r>
      <w:proofErr w:type="spellStart"/>
      <w:r>
        <w:t>Добро</w:t>
      </w:r>
      <w:proofErr w:type="spellEnd"/>
      <w:r w:rsidRPr="009543D7">
        <w:t xml:space="preserve"> </w:t>
      </w:r>
      <w:proofErr w:type="spellStart"/>
      <w:r>
        <w:t>пожаловать</w:t>
      </w:r>
      <w:proofErr w:type="spellEnd"/>
      <w:r w:rsidRPr="009543D7">
        <w:t>, {$</w:t>
      </w:r>
      <w:proofErr w:type="spellStart"/>
      <w:r w:rsidRPr="009543D7">
        <w:t>user_login</w:t>
      </w:r>
      <w:proofErr w:type="spellEnd"/>
      <w:r w:rsidRPr="009543D7">
        <w:t>}!&lt;/h2&gt;&lt;</w:t>
      </w:r>
      <w:proofErr w:type="spellStart"/>
      <w:r w:rsidRPr="009543D7">
        <w:t>br</w:t>
      </w:r>
      <w:proofErr w:type="spellEnd"/>
      <w:r w:rsidRPr="009543D7">
        <w:t xml:space="preserve">&gt;&lt;audio </w:t>
      </w:r>
      <w:proofErr w:type="spellStart"/>
      <w:r w:rsidRPr="009543D7">
        <w:t>src</w:t>
      </w:r>
      <w:proofErr w:type="spellEnd"/>
      <w:r w:rsidRPr="009543D7">
        <w:t>='' preload='auto' /&gt;&lt;</w:t>
      </w:r>
      <w:proofErr w:type="spellStart"/>
      <w:r w:rsidRPr="009543D7">
        <w:t>br</w:t>
      </w:r>
      <w:proofErr w:type="spellEnd"/>
      <w:r w:rsidRPr="009543D7">
        <w:t>&gt;");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  <w:t>$result=$</w:t>
      </w:r>
      <w:proofErr w:type="spellStart"/>
      <w:r w:rsidRPr="009543D7">
        <w:t>db</w:t>
      </w:r>
      <w:proofErr w:type="spellEnd"/>
      <w:r w:rsidRPr="009543D7">
        <w:t>-&gt;</w:t>
      </w:r>
      <w:proofErr w:type="gramStart"/>
      <w:r w:rsidRPr="009543D7">
        <w:t>query(</w:t>
      </w:r>
      <w:proofErr w:type="gramEnd"/>
      <w:r w:rsidRPr="009543D7">
        <w:t xml:space="preserve">"Call </w:t>
      </w:r>
      <w:proofErr w:type="spellStart"/>
      <w:r w:rsidRPr="009543D7">
        <w:t>Show_playlist</w:t>
      </w:r>
      <w:proofErr w:type="spellEnd"/>
      <w:r w:rsidRPr="009543D7">
        <w:t>('{$</w:t>
      </w:r>
      <w:proofErr w:type="spellStart"/>
      <w:r w:rsidRPr="009543D7">
        <w:t>user_login</w:t>
      </w:r>
      <w:proofErr w:type="spellEnd"/>
      <w:r w:rsidRPr="009543D7">
        <w:t>}')");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lastRenderedPageBreak/>
        <w:tab/>
        <w:t>$</w:t>
      </w:r>
      <w:proofErr w:type="spellStart"/>
      <w:r w:rsidRPr="009543D7">
        <w:t>user_data</w:t>
      </w:r>
      <w:proofErr w:type="spellEnd"/>
      <w:r w:rsidRPr="009543D7">
        <w:t xml:space="preserve"> = $result-&gt;</w:t>
      </w:r>
      <w:proofErr w:type="spellStart"/>
      <w:r w:rsidRPr="009543D7">
        <w:t>fetch_</w:t>
      </w:r>
      <w:proofErr w:type="gramStart"/>
      <w:r w:rsidRPr="009543D7">
        <w:t>all</w:t>
      </w:r>
      <w:proofErr w:type="spellEnd"/>
      <w:r w:rsidRPr="009543D7">
        <w:t>(</w:t>
      </w:r>
      <w:proofErr w:type="gramEnd"/>
      <w:r w:rsidRPr="009543D7">
        <w:t>MYSQLI_ASSOC);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  <w:t>echo('&lt;</w:t>
      </w:r>
      <w:proofErr w:type="spellStart"/>
      <w:r w:rsidRPr="009543D7">
        <w:t>br</w:t>
      </w:r>
      <w:proofErr w:type="spellEnd"/>
      <w:r w:rsidRPr="009543D7">
        <w:t>&gt;&lt;table class="table table-striped"&gt;&lt;tr&gt;&lt;th&gt;</w:t>
      </w:r>
      <w:r>
        <w:t>Название</w:t>
      </w:r>
      <w:r w:rsidRPr="009543D7">
        <w:t>&lt;/th&gt;&lt;th&gt;</w:t>
      </w:r>
      <w:r>
        <w:t>Исполнитель</w:t>
      </w:r>
      <w:r w:rsidRPr="009543D7">
        <w:t>&lt;/th&gt;&lt;th&gt;</w:t>
      </w:r>
      <w:r>
        <w:t>Альбом</w:t>
      </w:r>
      <w:r w:rsidRPr="009543D7">
        <w:t xml:space="preserve">&lt;/th&gt;&lt;th </w:t>
      </w:r>
      <w:proofErr w:type="spellStart"/>
      <w:r w:rsidRPr="009543D7">
        <w:t>colspan</w:t>
      </w:r>
      <w:proofErr w:type="spellEnd"/>
      <w:r w:rsidRPr="009543D7">
        <w:t>="3"&gt;</w:t>
      </w:r>
      <w:proofErr w:type="spellStart"/>
      <w:r>
        <w:t>Жанр</w:t>
      </w:r>
      <w:proofErr w:type="spellEnd"/>
      <w:r w:rsidRPr="009543D7">
        <w:t>&lt;/</w:t>
      </w:r>
      <w:proofErr w:type="spellStart"/>
      <w:r w:rsidRPr="009543D7">
        <w:t>th</w:t>
      </w:r>
      <w:proofErr w:type="spellEnd"/>
      <w:r w:rsidRPr="009543D7">
        <w:t>&gt;&lt;/</w:t>
      </w:r>
      <w:proofErr w:type="spellStart"/>
      <w:r w:rsidRPr="009543D7">
        <w:t>tr</w:t>
      </w:r>
      <w:proofErr w:type="spellEnd"/>
      <w:r w:rsidRPr="009543D7">
        <w:t>&gt;');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</w:r>
      <w:proofErr w:type="spellStart"/>
      <w:proofErr w:type="gramStart"/>
      <w:r w:rsidRPr="009543D7">
        <w:t>foreach</w:t>
      </w:r>
      <w:proofErr w:type="spellEnd"/>
      <w:proofErr w:type="gramEnd"/>
      <w:r w:rsidRPr="009543D7">
        <w:t xml:space="preserve"> ($result as $r)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  <w:t>{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  <w:t>$comp=</w:t>
      </w:r>
      <w:proofErr w:type="spellStart"/>
      <w:proofErr w:type="gramStart"/>
      <w:r w:rsidRPr="009543D7">
        <w:t>substr</w:t>
      </w:r>
      <w:proofErr w:type="spellEnd"/>
      <w:r w:rsidRPr="009543D7">
        <w:t>(</w:t>
      </w:r>
      <w:proofErr w:type="gramEnd"/>
      <w:r w:rsidRPr="009543D7">
        <w:t>$r["</w:t>
      </w:r>
      <w:proofErr w:type="spellStart"/>
      <w:r>
        <w:t>НазваниеКомпозиции</w:t>
      </w:r>
      <w:proofErr w:type="spellEnd"/>
      <w:r w:rsidRPr="009543D7">
        <w:t>"],0,25);</w:t>
      </w:r>
    </w:p>
    <w:p w:rsidR="009543D7" w:rsidRPr="002A68AE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9543D7">
        <w:tab/>
      </w:r>
      <w:r w:rsidRPr="009543D7">
        <w:tab/>
      </w:r>
      <w:r w:rsidRPr="009543D7">
        <w:tab/>
      </w:r>
      <w:r w:rsidRPr="009543D7">
        <w:tab/>
      </w:r>
      <w:r w:rsidRPr="002A68AE">
        <w:rPr>
          <w:lang w:val="ru-RU"/>
        </w:rPr>
        <w:t>$</w:t>
      </w:r>
      <w:proofErr w:type="spellStart"/>
      <w:r>
        <w:t>isp</w:t>
      </w:r>
      <w:proofErr w:type="spellEnd"/>
      <w:r w:rsidRPr="002A68AE">
        <w:rPr>
          <w:lang w:val="ru-RU"/>
        </w:rPr>
        <w:t>=</w:t>
      </w:r>
      <w:proofErr w:type="spellStart"/>
      <w:r>
        <w:t>substr</w:t>
      </w:r>
      <w:proofErr w:type="spellEnd"/>
      <w:r w:rsidRPr="002A68AE">
        <w:rPr>
          <w:lang w:val="ru-RU"/>
        </w:rPr>
        <w:t>($</w:t>
      </w:r>
      <w:r>
        <w:t>r</w:t>
      </w:r>
      <w:r w:rsidRPr="002A68AE">
        <w:rPr>
          <w:lang w:val="ru-RU"/>
        </w:rPr>
        <w:t>["</w:t>
      </w:r>
      <w:proofErr w:type="spellStart"/>
      <w:r w:rsidRPr="002A68AE">
        <w:rPr>
          <w:lang w:val="ru-RU"/>
        </w:rPr>
        <w:t>НазваниеИсполнителя</w:t>
      </w:r>
      <w:proofErr w:type="spellEnd"/>
      <w:r w:rsidRPr="002A68AE">
        <w:rPr>
          <w:lang w:val="ru-RU"/>
        </w:rPr>
        <w:t>"],0,25);</w:t>
      </w:r>
    </w:p>
    <w:p w:rsidR="009543D7" w:rsidRPr="002A68AE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  <w:t>$</w:t>
      </w:r>
      <w:proofErr w:type="spellStart"/>
      <w:r>
        <w:t>alb</w:t>
      </w:r>
      <w:proofErr w:type="spellEnd"/>
      <w:r w:rsidRPr="002A68AE">
        <w:rPr>
          <w:lang w:val="ru-RU"/>
        </w:rPr>
        <w:t>=</w:t>
      </w:r>
      <w:proofErr w:type="spellStart"/>
      <w:r>
        <w:t>substr</w:t>
      </w:r>
      <w:proofErr w:type="spellEnd"/>
      <w:r w:rsidRPr="002A68AE">
        <w:rPr>
          <w:lang w:val="ru-RU"/>
        </w:rPr>
        <w:t>($</w:t>
      </w:r>
      <w:r>
        <w:t>r</w:t>
      </w:r>
      <w:r w:rsidRPr="002A68AE">
        <w:rPr>
          <w:lang w:val="ru-RU"/>
        </w:rPr>
        <w:t>["</w:t>
      </w:r>
      <w:proofErr w:type="spellStart"/>
      <w:r w:rsidRPr="002A68AE">
        <w:rPr>
          <w:lang w:val="ru-RU"/>
        </w:rPr>
        <w:t>НазваниеАльбома</w:t>
      </w:r>
      <w:proofErr w:type="spellEnd"/>
      <w:r w:rsidRPr="002A68AE">
        <w:rPr>
          <w:lang w:val="ru-RU"/>
        </w:rPr>
        <w:t>"],0,25);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2A68AE">
        <w:rPr>
          <w:lang w:val="ru-RU"/>
        </w:rPr>
        <w:tab/>
      </w:r>
      <w:r w:rsidRPr="009543D7">
        <w:t>$gen=</w:t>
      </w:r>
      <w:proofErr w:type="spellStart"/>
      <w:proofErr w:type="gramStart"/>
      <w:r w:rsidRPr="009543D7">
        <w:t>substr</w:t>
      </w:r>
      <w:proofErr w:type="spellEnd"/>
      <w:r w:rsidRPr="009543D7">
        <w:t>(</w:t>
      </w:r>
      <w:proofErr w:type="gramEnd"/>
      <w:r w:rsidRPr="009543D7">
        <w:t>$r["</w:t>
      </w:r>
      <w:proofErr w:type="spellStart"/>
      <w:r>
        <w:t>НазваниеЖанра</w:t>
      </w:r>
      <w:proofErr w:type="spellEnd"/>
      <w:r w:rsidRPr="009543D7">
        <w:t>"],0,25);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  <w:t>$media=</w:t>
      </w:r>
      <w:proofErr w:type="spellStart"/>
      <w:proofErr w:type="gramStart"/>
      <w:r w:rsidRPr="009543D7">
        <w:t>substr</w:t>
      </w:r>
      <w:proofErr w:type="spellEnd"/>
      <w:r w:rsidRPr="009543D7">
        <w:t>(</w:t>
      </w:r>
      <w:proofErr w:type="gramEnd"/>
      <w:r w:rsidRPr="009543D7">
        <w:t>$r["</w:t>
      </w:r>
      <w:proofErr w:type="spellStart"/>
      <w:r>
        <w:t>Медиа</w:t>
      </w:r>
      <w:proofErr w:type="spellEnd"/>
      <w:r w:rsidRPr="009543D7">
        <w:t>"], 0);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</w:r>
      <w:proofErr w:type="gramStart"/>
      <w:r>
        <w:t>if</w:t>
      </w:r>
      <w:proofErr w:type="gramEnd"/>
      <w:r>
        <w:t xml:space="preserve"> ($media!=NULL){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proofErr w:type="gramStart"/>
      <w:r w:rsidRPr="009543D7">
        <w:t>echo(</w:t>
      </w:r>
      <w:proofErr w:type="gramEnd"/>
      <w:r w:rsidRPr="009543D7">
        <w:t>"&lt;tr&gt;&lt;td&gt;".$comp."&lt;/td&gt;&lt;td&gt;"</w:t>
      </w:r>
      <w:proofErr w:type="gramStart"/>
      <w:r w:rsidRPr="009543D7">
        <w:t>.$</w:t>
      </w:r>
      <w:proofErr w:type="gramEnd"/>
      <w:r w:rsidRPr="009543D7">
        <w:t>isp."&lt;/td&gt;&lt;td&gt;"</w:t>
      </w:r>
      <w:proofErr w:type="gramStart"/>
      <w:r w:rsidRPr="009543D7">
        <w:t>.$</w:t>
      </w:r>
      <w:proofErr w:type="gramEnd"/>
      <w:r w:rsidRPr="009543D7">
        <w:t>alb."&lt;/td&gt;&lt;td&gt;"</w:t>
      </w:r>
      <w:proofErr w:type="gramStart"/>
      <w:r w:rsidRPr="009543D7">
        <w:t>.$</w:t>
      </w:r>
      <w:proofErr w:type="gramEnd"/>
      <w:r w:rsidRPr="009543D7">
        <w:t>gen."&lt;/td&gt;&lt;td&gt;&lt;input type='button' class='</w:t>
      </w:r>
      <w:proofErr w:type="spellStart"/>
      <w:r w:rsidRPr="009543D7">
        <w:t>dislike_button</w:t>
      </w:r>
      <w:proofErr w:type="spellEnd"/>
      <w:r w:rsidRPr="009543D7">
        <w:t xml:space="preserve">' value='&amp;#128148' </w:t>
      </w:r>
      <w:proofErr w:type="spellStart"/>
      <w:r w:rsidRPr="009543D7">
        <w:t>onclick</w:t>
      </w:r>
      <w:proofErr w:type="spellEnd"/>
      <w:r w:rsidRPr="009543D7">
        <w:t>='</w:t>
      </w:r>
      <w:proofErr w:type="spellStart"/>
      <w:r w:rsidRPr="009543D7">
        <w:t>dislike_</w:t>
      </w:r>
      <w:proofErr w:type="gramStart"/>
      <w:r w:rsidRPr="009543D7">
        <w:t>pp</w:t>
      </w:r>
      <w:proofErr w:type="spellEnd"/>
      <w:r w:rsidRPr="009543D7">
        <w:t>(</w:t>
      </w:r>
      <w:proofErr w:type="gramEnd"/>
      <w:r w:rsidRPr="009543D7">
        <w:t>".$code.")'&gt;&lt;/td&gt;&lt;td&gt;&lt;input type='button' class='</w:t>
      </w:r>
      <w:proofErr w:type="spellStart"/>
      <w:r w:rsidRPr="009543D7">
        <w:t>play_button</w:t>
      </w:r>
      <w:proofErr w:type="spellEnd"/>
      <w:r w:rsidRPr="009543D7">
        <w:t xml:space="preserve">' </w:t>
      </w:r>
      <w:proofErr w:type="spellStart"/>
      <w:r w:rsidRPr="009543D7">
        <w:t>onclick</w:t>
      </w:r>
      <w:proofErr w:type="spellEnd"/>
      <w:r w:rsidRPr="009543D7">
        <w:t>='</w:t>
      </w:r>
      <w:proofErr w:type="spellStart"/>
      <w:r w:rsidRPr="009543D7">
        <w:t>play_button_</w:t>
      </w:r>
      <w:proofErr w:type="gramStart"/>
      <w:r w:rsidRPr="009543D7">
        <w:t>func</w:t>
      </w:r>
      <w:proofErr w:type="spellEnd"/>
      <w:r w:rsidRPr="009543D7">
        <w:t>(</w:t>
      </w:r>
      <w:proofErr w:type="gramEnd"/>
      <w:r w:rsidRPr="009543D7">
        <w:t>".$media.")' value='&amp;#127926'/&gt;&lt;/td&gt;&lt;/</w:t>
      </w:r>
      <w:proofErr w:type="spellStart"/>
      <w:r w:rsidRPr="009543D7">
        <w:t>tr</w:t>
      </w:r>
      <w:proofErr w:type="spellEnd"/>
      <w:r w:rsidRPr="009543D7">
        <w:t>&gt;");}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</w:r>
      <w:proofErr w:type="gramStart"/>
      <w:r w:rsidRPr="009543D7">
        <w:t>else</w:t>
      </w:r>
      <w:proofErr w:type="gramEnd"/>
      <w:r w:rsidRPr="009543D7">
        <w:t xml:space="preserve"> {echo("&lt;tr&gt;&lt;td&gt;".$comp."&lt;/td&gt;&lt;td&gt;"</w:t>
      </w:r>
      <w:proofErr w:type="gramStart"/>
      <w:r w:rsidRPr="009543D7">
        <w:t>.$</w:t>
      </w:r>
      <w:proofErr w:type="gramEnd"/>
      <w:r w:rsidRPr="009543D7">
        <w:t>isp."&lt;/td&gt;&lt;td&gt;"</w:t>
      </w:r>
      <w:proofErr w:type="gramStart"/>
      <w:r w:rsidRPr="009543D7">
        <w:t>.$</w:t>
      </w:r>
      <w:proofErr w:type="gramEnd"/>
      <w:r w:rsidRPr="009543D7">
        <w:t>alb."&lt;/td&gt;&lt;td&gt;"</w:t>
      </w:r>
      <w:proofErr w:type="gramStart"/>
      <w:r w:rsidRPr="009543D7">
        <w:t>.$</w:t>
      </w:r>
      <w:proofErr w:type="gramEnd"/>
      <w:r w:rsidRPr="009543D7">
        <w:t>gen."&lt;/td&gt;&lt;td&gt;&lt;input type='button' class='</w:t>
      </w:r>
      <w:proofErr w:type="spellStart"/>
      <w:r w:rsidRPr="009543D7">
        <w:t>dislike_button</w:t>
      </w:r>
      <w:proofErr w:type="spellEnd"/>
      <w:r w:rsidRPr="009543D7">
        <w:t xml:space="preserve">' value='&amp;#128148' </w:t>
      </w:r>
      <w:proofErr w:type="spellStart"/>
      <w:r w:rsidRPr="009543D7">
        <w:t>onclick</w:t>
      </w:r>
      <w:proofErr w:type="spellEnd"/>
      <w:r w:rsidRPr="009543D7">
        <w:t>='</w:t>
      </w:r>
      <w:proofErr w:type="spellStart"/>
      <w:r w:rsidRPr="009543D7">
        <w:t>dislike_</w:t>
      </w:r>
      <w:proofErr w:type="gramStart"/>
      <w:r w:rsidRPr="009543D7">
        <w:t>pp</w:t>
      </w:r>
      <w:proofErr w:type="spellEnd"/>
      <w:r w:rsidRPr="009543D7">
        <w:t>(</w:t>
      </w:r>
      <w:proofErr w:type="gramEnd"/>
      <w:r w:rsidRPr="009543D7">
        <w:t>".$code.")'&gt;&lt;/td&gt;&lt;td&gt;&lt;/td&gt;&lt;/</w:t>
      </w:r>
      <w:proofErr w:type="spellStart"/>
      <w:r w:rsidRPr="009543D7">
        <w:t>tr</w:t>
      </w:r>
      <w:proofErr w:type="spellEnd"/>
      <w:r w:rsidRPr="009543D7">
        <w:t>&gt;"</w:t>
      </w:r>
      <w:proofErr w:type="gramStart"/>
      <w:r w:rsidRPr="009543D7">
        <w:t>);</w:t>
      </w:r>
      <w:proofErr w:type="gramEnd"/>
      <w:r w:rsidRPr="009543D7">
        <w:t>}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  <w:t>}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</w:r>
      <w:proofErr w:type="gramStart"/>
      <w:r w:rsidRPr="009543D7">
        <w:t>echo(</w:t>
      </w:r>
      <w:proofErr w:type="gramEnd"/>
      <w:r w:rsidRPr="009543D7">
        <w:t>"&lt;/table&gt;&lt;</w:t>
      </w:r>
      <w:proofErr w:type="spellStart"/>
      <w:r w:rsidRPr="009543D7">
        <w:t>br</w:t>
      </w:r>
      <w:proofErr w:type="spellEnd"/>
      <w:r w:rsidRPr="009543D7">
        <w:t>&gt;&lt;script&gt;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 xml:space="preserve">  </w:t>
      </w:r>
      <w:proofErr w:type="spellStart"/>
      <w:proofErr w:type="gramStart"/>
      <w:r w:rsidRPr="009543D7">
        <w:t>audiojs.events.ready</w:t>
      </w:r>
      <w:proofErr w:type="spellEnd"/>
      <w:r w:rsidRPr="009543D7">
        <w:t>(</w:t>
      </w:r>
      <w:proofErr w:type="gramEnd"/>
      <w:r w:rsidRPr="009543D7">
        <w:t>function() {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 xml:space="preserve">    </w:t>
      </w:r>
      <w:proofErr w:type="spellStart"/>
      <w:proofErr w:type="gramStart"/>
      <w:r w:rsidRPr="009543D7">
        <w:t>var</w:t>
      </w:r>
      <w:proofErr w:type="spellEnd"/>
      <w:proofErr w:type="gramEnd"/>
      <w:r w:rsidRPr="009543D7">
        <w:t xml:space="preserve"> as = </w:t>
      </w:r>
      <w:proofErr w:type="spellStart"/>
      <w:r w:rsidRPr="009543D7">
        <w:t>audiojs.createAll</w:t>
      </w:r>
      <w:proofErr w:type="spellEnd"/>
      <w:r w:rsidRPr="009543D7">
        <w:t>();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 xml:space="preserve">  });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>&lt;/script&gt;");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?&gt;</w:t>
      </w:r>
    </w:p>
    <w:p w:rsidR="009543D7" w:rsidRPr="009543D7" w:rsidRDefault="009543D7" w:rsidP="009543D7">
      <w:pPr>
        <w:pStyle w:val="a3"/>
        <w:ind w:left="720" w:firstLine="0"/>
        <w:rPr>
          <w:lang w:eastAsia="en-US"/>
        </w:rPr>
      </w:pPr>
    </w:p>
    <w:p w:rsidR="00354195" w:rsidRPr="009543D7" w:rsidRDefault="00354195" w:rsidP="00BF36C8">
      <w:pPr>
        <w:pStyle w:val="a3"/>
        <w:rPr>
          <w:lang w:eastAsia="en-US"/>
        </w:rPr>
      </w:pPr>
    </w:p>
    <w:sectPr w:rsidR="00354195" w:rsidRPr="009543D7" w:rsidSect="00C90707">
      <w:headerReference w:type="default" r:id="rId4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21DA" w:rsidRDefault="00D121DA" w:rsidP="00C90707">
      <w:pPr>
        <w:spacing w:after="0" w:line="240" w:lineRule="auto"/>
      </w:pPr>
      <w:r>
        <w:separator/>
      </w:r>
    </w:p>
  </w:endnote>
  <w:endnote w:type="continuationSeparator" w:id="0">
    <w:p w:rsidR="00D121DA" w:rsidRDefault="00D121DA" w:rsidP="00C90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FRM144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etaPro-Normal">
    <w:altName w:val="MV Boli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21DA" w:rsidRDefault="00D121DA" w:rsidP="00C90707">
      <w:pPr>
        <w:spacing w:after="0" w:line="240" w:lineRule="auto"/>
      </w:pPr>
      <w:r>
        <w:separator/>
      </w:r>
    </w:p>
  </w:footnote>
  <w:footnote w:type="continuationSeparator" w:id="0">
    <w:p w:rsidR="00D121DA" w:rsidRDefault="00D121DA" w:rsidP="00C907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3716466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  <w:rPrChange w:id="255" w:author="Unknown">
          <w:rPr>
            <w:rStyle w:val="a"/>
          </w:rPr>
        </w:rPrChange>
      </w:rPr>
    </w:sdtEndPr>
    <w:sdtContent>
      <w:p w:rsidR="002A68AE" w:rsidRPr="002A68AE" w:rsidRDefault="002A68AE">
        <w:pPr>
          <w:pStyle w:val="a6"/>
          <w:jc w:val="center"/>
          <w:rPr>
            <w:rFonts w:ascii="Times New Roman" w:hAnsi="Times New Roman" w:cs="Times New Roman"/>
            <w:sz w:val="28"/>
            <w:szCs w:val="28"/>
            <w:rPrChange w:id="256" w:author="Павел Овчинников" w:date="2017-06-05T17:10:00Z">
              <w:rPr/>
            </w:rPrChange>
          </w:rPr>
        </w:pPr>
        <w:r w:rsidRPr="002A68AE">
          <w:rPr>
            <w:rFonts w:ascii="Times New Roman" w:hAnsi="Times New Roman" w:cs="Times New Roman"/>
            <w:sz w:val="28"/>
            <w:szCs w:val="28"/>
            <w:rPrChange w:id="257" w:author="Павел Овчинников" w:date="2017-06-05T17:10:00Z">
              <w:rPr/>
            </w:rPrChange>
          </w:rPr>
          <w:fldChar w:fldCharType="begin"/>
        </w:r>
        <w:r w:rsidRPr="002A68AE">
          <w:rPr>
            <w:rFonts w:ascii="Times New Roman" w:hAnsi="Times New Roman" w:cs="Times New Roman"/>
            <w:sz w:val="28"/>
            <w:szCs w:val="28"/>
            <w:rPrChange w:id="258" w:author="Павел Овчинников" w:date="2017-06-05T17:10:00Z">
              <w:rPr/>
            </w:rPrChange>
          </w:rPr>
          <w:instrText>PAGE   \* MERGEFORMAT</w:instrText>
        </w:r>
        <w:r w:rsidRPr="002A68AE">
          <w:rPr>
            <w:rFonts w:ascii="Times New Roman" w:hAnsi="Times New Roman" w:cs="Times New Roman"/>
            <w:sz w:val="28"/>
            <w:szCs w:val="28"/>
            <w:rPrChange w:id="259" w:author="Павел Овчинников" w:date="2017-06-05T17:10:00Z">
              <w:rPr/>
            </w:rPrChange>
          </w:rPr>
          <w:fldChar w:fldCharType="separate"/>
        </w:r>
        <w:r w:rsidR="00303C40">
          <w:rPr>
            <w:rFonts w:ascii="Times New Roman" w:hAnsi="Times New Roman" w:cs="Times New Roman"/>
            <w:noProof/>
            <w:sz w:val="28"/>
            <w:szCs w:val="28"/>
          </w:rPr>
          <w:t>66</w:t>
        </w:r>
        <w:r w:rsidRPr="002A68AE">
          <w:rPr>
            <w:rFonts w:ascii="Times New Roman" w:hAnsi="Times New Roman" w:cs="Times New Roman"/>
            <w:sz w:val="28"/>
            <w:szCs w:val="28"/>
            <w:rPrChange w:id="260" w:author="Павел Овчинников" w:date="2017-06-05T17:10:00Z">
              <w:rPr/>
            </w:rPrChange>
          </w:rPr>
          <w:fldChar w:fldCharType="end"/>
        </w:r>
      </w:p>
    </w:sdtContent>
  </w:sdt>
  <w:p w:rsidR="002A68AE" w:rsidRDefault="002A68AE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E7B03"/>
    <w:multiLevelType w:val="hybridMultilevel"/>
    <w:tmpl w:val="E9865D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3D81B15"/>
    <w:multiLevelType w:val="hybridMultilevel"/>
    <w:tmpl w:val="E7D6A8E8"/>
    <w:lvl w:ilvl="0" w:tplc="20AA97D2">
      <w:start w:val="1"/>
      <w:numFmt w:val="decimal"/>
      <w:lvlText w:val="%1"/>
      <w:lvlJc w:val="left"/>
      <w:pPr>
        <w:ind w:left="29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45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1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  <w:rPr>
        <w:rFonts w:cs="Times New Roman"/>
      </w:rPr>
    </w:lvl>
  </w:abstractNum>
  <w:abstractNum w:abstractNumId="2">
    <w:nsid w:val="08EE44BF"/>
    <w:multiLevelType w:val="hybridMultilevel"/>
    <w:tmpl w:val="B77C9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2D3F6F"/>
    <w:multiLevelType w:val="hybridMultilevel"/>
    <w:tmpl w:val="AE02F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211500"/>
    <w:multiLevelType w:val="hybridMultilevel"/>
    <w:tmpl w:val="42DA146C"/>
    <w:lvl w:ilvl="0" w:tplc="48FC3A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0BF43A0E"/>
    <w:multiLevelType w:val="hybridMultilevel"/>
    <w:tmpl w:val="B66E0F5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C45700D"/>
    <w:multiLevelType w:val="hybridMultilevel"/>
    <w:tmpl w:val="C854D53E"/>
    <w:lvl w:ilvl="0" w:tplc="DBA83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05C498E"/>
    <w:multiLevelType w:val="hybridMultilevel"/>
    <w:tmpl w:val="2EF85A58"/>
    <w:lvl w:ilvl="0" w:tplc="02C209F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>
    <w:nsid w:val="10A53D13"/>
    <w:multiLevelType w:val="hybridMultilevel"/>
    <w:tmpl w:val="8E7CA05C"/>
    <w:lvl w:ilvl="0" w:tplc="D5942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16C0175"/>
    <w:multiLevelType w:val="hybridMultilevel"/>
    <w:tmpl w:val="CECAB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3F72EDC"/>
    <w:multiLevelType w:val="hybridMultilevel"/>
    <w:tmpl w:val="B6B6D1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4E447A"/>
    <w:multiLevelType w:val="hybridMultilevel"/>
    <w:tmpl w:val="A1AA9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797C19"/>
    <w:multiLevelType w:val="hybridMultilevel"/>
    <w:tmpl w:val="57EC4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DF7F6D"/>
    <w:multiLevelType w:val="hybridMultilevel"/>
    <w:tmpl w:val="8FA2C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593362C"/>
    <w:multiLevelType w:val="multilevel"/>
    <w:tmpl w:val="F8A0BCC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5">
    <w:nsid w:val="26F30079"/>
    <w:multiLevelType w:val="hybridMultilevel"/>
    <w:tmpl w:val="B5D89D9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6FB314B"/>
    <w:multiLevelType w:val="hybridMultilevel"/>
    <w:tmpl w:val="7BE2F1D0"/>
    <w:lvl w:ilvl="0" w:tplc="02C209F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>
    <w:nsid w:val="2B0104F9"/>
    <w:multiLevelType w:val="multilevel"/>
    <w:tmpl w:val="C556276C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>
    <w:nsid w:val="2ECB6FA1"/>
    <w:multiLevelType w:val="hybridMultilevel"/>
    <w:tmpl w:val="6CFC574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33756023"/>
    <w:multiLevelType w:val="hybridMultilevel"/>
    <w:tmpl w:val="F1E2E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47068C2"/>
    <w:multiLevelType w:val="hybridMultilevel"/>
    <w:tmpl w:val="56C07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A0348F6"/>
    <w:multiLevelType w:val="hybridMultilevel"/>
    <w:tmpl w:val="AFEC83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D3758F"/>
    <w:multiLevelType w:val="multilevel"/>
    <w:tmpl w:val="8BCC83B4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644" w:hanging="360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572" w:hanging="720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500" w:hanging="1080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428" w:hanging="1440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cs="Times New Roman"/>
      </w:rPr>
    </w:lvl>
  </w:abstractNum>
  <w:abstractNum w:abstractNumId="23">
    <w:nsid w:val="402B0012"/>
    <w:multiLevelType w:val="hybridMultilevel"/>
    <w:tmpl w:val="C1E06122"/>
    <w:lvl w:ilvl="0" w:tplc="02C209F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CDC69F4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SFRM1440" w:hAnsi="SFRM1440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>
    <w:nsid w:val="4B537DA6"/>
    <w:multiLevelType w:val="hybridMultilevel"/>
    <w:tmpl w:val="5F14F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09F2444"/>
    <w:multiLevelType w:val="hybridMultilevel"/>
    <w:tmpl w:val="20642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F9153C"/>
    <w:multiLevelType w:val="hybridMultilevel"/>
    <w:tmpl w:val="8DF45BB8"/>
    <w:lvl w:ilvl="0" w:tplc="02C209F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>
    <w:nsid w:val="52A07E22"/>
    <w:multiLevelType w:val="hybridMultilevel"/>
    <w:tmpl w:val="2012DAC0"/>
    <w:lvl w:ilvl="0" w:tplc="B0E605C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AE6032B"/>
    <w:multiLevelType w:val="hybridMultilevel"/>
    <w:tmpl w:val="34F632B8"/>
    <w:lvl w:ilvl="0" w:tplc="3A5E86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BE07C31"/>
    <w:multiLevelType w:val="hybridMultilevel"/>
    <w:tmpl w:val="E932AB8A"/>
    <w:lvl w:ilvl="0" w:tplc="C95418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E680965"/>
    <w:multiLevelType w:val="hybridMultilevel"/>
    <w:tmpl w:val="526420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AD003F"/>
    <w:multiLevelType w:val="multilevel"/>
    <w:tmpl w:val="3EDE3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47D6627"/>
    <w:multiLevelType w:val="hybridMultilevel"/>
    <w:tmpl w:val="4F2A5710"/>
    <w:lvl w:ilvl="0" w:tplc="02C209F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>
    <w:nsid w:val="67ED4A5C"/>
    <w:multiLevelType w:val="hybridMultilevel"/>
    <w:tmpl w:val="B9FCB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1B7500B"/>
    <w:multiLevelType w:val="hybridMultilevel"/>
    <w:tmpl w:val="1E7867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1C60C48"/>
    <w:multiLevelType w:val="multilevel"/>
    <w:tmpl w:val="492A5C1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357" w:hanging="357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36">
    <w:nsid w:val="731B18DD"/>
    <w:multiLevelType w:val="hybridMultilevel"/>
    <w:tmpl w:val="1410218C"/>
    <w:lvl w:ilvl="0" w:tplc="587C271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>
    <w:nsid w:val="73DE4C57"/>
    <w:multiLevelType w:val="hybridMultilevel"/>
    <w:tmpl w:val="DAD48444"/>
    <w:lvl w:ilvl="0" w:tplc="42DEA0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74A060FC"/>
    <w:multiLevelType w:val="hybridMultilevel"/>
    <w:tmpl w:val="04E8A8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81F06FA"/>
    <w:multiLevelType w:val="multilevel"/>
    <w:tmpl w:val="AC887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F401F63"/>
    <w:multiLevelType w:val="multilevel"/>
    <w:tmpl w:val="7BB0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7"/>
  </w:num>
  <w:num w:numId="3">
    <w:abstractNumId w:val="34"/>
  </w:num>
  <w:num w:numId="4">
    <w:abstractNumId w:val="2"/>
  </w:num>
  <w:num w:numId="5">
    <w:abstractNumId w:val="12"/>
  </w:num>
  <w:num w:numId="6">
    <w:abstractNumId w:val="6"/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9"/>
  </w:num>
  <w:num w:numId="9">
    <w:abstractNumId w:val="28"/>
  </w:num>
  <w:num w:numId="10">
    <w:abstractNumId w:val="14"/>
  </w:num>
  <w:num w:numId="11">
    <w:abstractNumId w:val="38"/>
  </w:num>
  <w:num w:numId="12">
    <w:abstractNumId w:val="17"/>
  </w:num>
  <w:num w:numId="13">
    <w:abstractNumId w:val="7"/>
  </w:num>
  <w:num w:numId="14">
    <w:abstractNumId w:val="27"/>
  </w:num>
  <w:num w:numId="15">
    <w:abstractNumId w:val="36"/>
  </w:num>
  <w:num w:numId="16">
    <w:abstractNumId w:val="39"/>
  </w:num>
  <w:num w:numId="17">
    <w:abstractNumId w:val="13"/>
  </w:num>
  <w:num w:numId="18">
    <w:abstractNumId w:val="40"/>
  </w:num>
  <w:num w:numId="19">
    <w:abstractNumId w:val="22"/>
  </w:num>
  <w:num w:numId="20">
    <w:abstractNumId w:val="8"/>
  </w:num>
  <w:num w:numId="21">
    <w:abstractNumId w:val="18"/>
  </w:num>
  <w:num w:numId="22">
    <w:abstractNumId w:val="31"/>
  </w:num>
  <w:num w:numId="23">
    <w:abstractNumId w:val="5"/>
  </w:num>
  <w:num w:numId="24">
    <w:abstractNumId w:val="15"/>
  </w:num>
  <w:num w:numId="25">
    <w:abstractNumId w:val="21"/>
  </w:num>
  <w:num w:numId="26">
    <w:abstractNumId w:val="9"/>
  </w:num>
  <w:num w:numId="27">
    <w:abstractNumId w:val="26"/>
  </w:num>
  <w:num w:numId="28">
    <w:abstractNumId w:val="32"/>
  </w:num>
  <w:num w:numId="29">
    <w:abstractNumId w:val="23"/>
  </w:num>
  <w:num w:numId="30">
    <w:abstractNumId w:val="16"/>
  </w:num>
  <w:num w:numId="31">
    <w:abstractNumId w:val="1"/>
  </w:num>
  <w:num w:numId="32">
    <w:abstractNumId w:val="24"/>
  </w:num>
  <w:num w:numId="33">
    <w:abstractNumId w:val="0"/>
  </w:num>
  <w:num w:numId="34">
    <w:abstractNumId w:val="11"/>
  </w:num>
  <w:num w:numId="35">
    <w:abstractNumId w:val="10"/>
  </w:num>
  <w:num w:numId="36">
    <w:abstractNumId w:val="33"/>
  </w:num>
  <w:num w:numId="37">
    <w:abstractNumId w:val="25"/>
  </w:num>
  <w:num w:numId="38">
    <w:abstractNumId w:val="20"/>
  </w:num>
  <w:num w:numId="39">
    <w:abstractNumId w:val="30"/>
  </w:num>
  <w:num w:numId="40">
    <w:abstractNumId w:val="19"/>
  </w:num>
  <w:num w:numId="41">
    <w:abstractNumId w:val="3"/>
  </w:num>
  <w:num w:numId="4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trackRevisions/>
  <w:defaultTabStop w:val="708"/>
  <w:clickAndTypeStyle w:val="a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F1D"/>
    <w:rsid w:val="00005AE3"/>
    <w:rsid w:val="0000769D"/>
    <w:rsid w:val="00012038"/>
    <w:rsid w:val="000125AB"/>
    <w:rsid w:val="00033935"/>
    <w:rsid w:val="000445A7"/>
    <w:rsid w:val="00065F1D"/>
    <w:rsid w:val="000669FB"/>
    <w:rsid w:val="0008093F"/>
    <w:rsid w:val="00086429"/>
    <w:rsid w:val="000C13D7"/>
    <w:rsid w:val="000F497A"/>
    <w:rsid w:val="000F6F37"/>
    <w:rsid w:val="000F7B4F"/>
    <w:rsid w:val="001040F5"/>
    <w:rsid w:val="00123AD0"/>
    <w:rsid w:val="00123F14"/>
    <w:rsid w:val="001320AC"/>
    <w:rsid w:val="00157D7B"/>
    <w:rsid w:val="00160EB5"/>
    <w:rsid w:val="00161A08"/>
    <w:rsid w:val="00175B02"/>
    <w:rsid w:val="00181D50"/>
    <w:rsid w:val="001C0847"/>
    <w:rsid w:val="001D1129"/>
    <w:rsid w:val="001D17B4"/>
    <w:rsid w:val="001D45F4"/>
    <w:rsid w:val="001F02BC"/>
    <w:rsid w:val="002002CF"/>
    <w:rsid w:val="002059A8"/>
    <w:rsid w:val="00205F07"/>
    <w:rsid w:val="00206CB1"/>
    <w:rsid w:val="00213FB7"/>
    <w:rsid w:val="0021743E"/>
    <w:rsid w:val="002416A5"/>
    <w:rsid w:val="002429B0"/>
    <w:rsid w:val="00242A36"/>
    <w:rsid w:val="00255723"/>
    <w:rsid w:val="00261646"/>
    <w:rsid w:val="002649F1"/>
    <w:rsid w:val="00270562"/>
    <w:rsid w:val="002A68AE"/>
    <w:rsid w:val="002B4EC5"/>
    <w:rsid w:val="002C0AA4"/>
    <w:rsid w:val="002C7F02"/>
    <w:rsid w:val="002D1B5B"/>
    <w:rsid w:val="002F2A2C"/>
    <w:rsid w:val="00303C40"/>
    <w:rsid w:val="00312FC8"/>
    <w:rsid w:val="0031668A"/>
    <w:rsid w:val="00334CE1"/>
    <w:rsid w:val="003374F3"/>
    <w:rsid w:val="003402C3"/>
    <w:rsid w:val="00340366"/>
    <w:rsid w:val="00351E01"/>
    <w:rsid w:val="00354195"/>
    <w:rsid w:val="00375D64"/>
    <w:rsid w:val="0039385F"/>
    <w:rsid w:val="003945EA"/>
    <w:rsid w:val="00397BDC"/>
    <w:rsid w:val="003A51DA"/>
    <w:rsid w:val="003C4118"/>
    <w:rsid w:val="003D54EB"/>
    <w:rsid w:val="003D7C00"/>
    <w:rsid w:val="003E5244"/>
    <w:rsid w:val="004014F6"/>
    <w:rsid w:val="00420FEA"/>
    <w:rsid w:val="00425D13"/>
    <w:rsid w:val="00437DCE"/>
    <w:rsid w:val="004412F2"/>
    <w:rsid w:val="0045019F"/>
    <w:rsid w:val="004A171F"/>
    <w:rsid w:val="004B6171"/>
    <w:rsid w:val="004C4DA0"/>
    <w:rsid w:val="005029DF"/>
    <w:rsid w:val="00507449"/>
    <w:rsid w:val="005269DA"/>
    <w:rsid w:val="00537C5D"/>
    <w:rsid w:val="00580694"/>
    <w:rsid w:val="00580A2A"/>
    <w:rsid w:val="00593A46"/>
    <w:rsid w:val="00595CFC"/>
    <w:rsid w:val="005B371F"/>
    <w:rsid w:val="005B6036"/>
    <w:rsid w:val="005C3D13"/>
    <w:rsid w:val="0060195C"/>
    <w:rsid w:val="00613106"/>
    <w:rsid w:val="00632B66"/>
    <w:rsid w:val="00634C30"/>
    <w:rsid w:val="00634FE3"/>
    <w:rsid w:val="006704A2"/>
    <w:rsid w:val="00686A7A"/>
    <w:rsid w:val="006A7F85"/>
    <w:rsid w:val="006B26B1"/>
    <w:rsid w:val="006D1716"/>
    <w:rsid w:val="006D2F3E"/>
    <w:rsid w:val="006F10B6"/>
    <w:rsid w:val="006F7F7C"/>
    <w:rsid w:val="007120A7"/>
    <w:rsid w:val="007236BB"/>
    <w:rsid w:val="0072584C"/>
    <w:rsid w:val="007367A3"/>
    <w:rsid w:val="00745E8B"/>
    <w:rsid w:val="00752FEE"/>
    <w:rsid w:val="007574E3"/>
    <w:rsid w:val="007628F7"/>
    <w:rsid w:val="007765F0"/>
    <w:rsid w:val="00776896"/>
    <w:rsid w:val="007A61A9"/>
    <w:rsid w:val="007C360C"/>
    <w:rsid w:val="007D32C5"/>
    <w:rsid w:val="007D6060"/>
    <w:rsid w:val="007F5E21"/>
    <w:rsid w:val="00803B39"/>
    <w:rsid w:val="008123D4"/>
    <w:rsid w:val="0083530D"/>
    <w:rsid w:val="00837DEC"/>
    <w:rsid w:val="008403B2"/>
    <w:rsid w:val="00847E41"/>
    <w:rsid w:val="0087182A"/>
    <w:rsid w:val="00895A71"/>
    <w:rsid w:val="008B5E67"/>
    <w:rsid w:val="00907BB7"/>
    <w:rsid w:val="0091275D"/>
    <w:rsid w:val="009267D0"/>
    <w:rsid w:val="00927011"/>
    <w:rsid w:val="00927CF2"/>
    <w:rsid w:val="0093024C"/>
    <w:rsid w:val="00935B91"/>
    <w:rsid w:val="00942C57"/>
    <w:rsid w:val="009543D7"/>
    <w:rsid w:val="009620C6"/>
    <w:rsid w:val="00975E93"/>
    <w:rsid w:val="0099507E"/>
    <w:rsid w:val="009A31F4"/>
    <w:rsid w:val="009D2809"/>
    <w:rsid w:val="009F5D09"/>
    <w:rsid w:val="00A02E5B"/>
    <w:rsid w:val="00A05A71"/>
    <w:rsid w:val="00A060AD"/>
    <w:rsid w:val="00A25AFF"/>
    <w:rsid w:val="00A26FBB"/>
    <w:rsid w:val="00A4187C"/>
    <w:rsid w:val="00A51F27"/>
    <w:rsid w:val="00A54B08"/>
    <w:rsid w:val="00AA0D7A"/>
    <w:rsid w:val="00AB1596"/>
    <w:rsid w:val="00AC3678"/>
    <w:rsid w:val="00AC3D8C"/>
    <w:rsid w:val="00AC7EE2"/>
    <w:rsid w:val="00AC7FA7"/>
    <w:rsid w:val="00AD3AB6"/>
    <w:rsid w:val="00B05F11"/>
    <w:rsid w:val="00B11492"/>
    <w:rsid w:val="00B276DA"/>
    <w:rsid w:val="00B30474"/>
    <w:rsid w:val="00B46969"/>
    <w:rsid w:val="00B57B65"/>
    <w:rsid w:val="00B64398"/>
    <w:rsid w:val="00B84B60"/>
    <w:rsid w:val="00B927DA"/>
    <w:rsid w:val="00BB2819"/>
    <w:rsid w:val="00BC0BF1"/>
    <w:rsid w:val="00BC13B0"/>
    <w:rsid w:val="00BC7AFC"/>
    <w:rsid w:val="00BF36C8"/>
    <w:rsid w:val="00BF6E7E"/>
    <w:rsid w:val="00C126E2"/>
    <w:rsid w:val="00C3583A"/>
    <w:rsid w:val="00C35896"/>
    <w:rsid w:val="00C43751"/>
    <w:rsid w:val="00C45422"/>
    <w:rsid w:val="00C810D6"/>
    <w:rsid w:val="00C90707"/>
    <w:rsid w:val="00C92FEA"/>
    <w:rsid w:val="00C96668"/>
    <w:rsid w:val="00CA3F41"/>
    <w:rsid w:val="00CB0D00"/>
    <w:rsid w:val="00CE51BD"/>
    <w:rsid w:val="00CF1804"/>
    <w:rsid w:val="00D121DA"/>
    <w:rsid w:val="00D21568"/>
    <w:rsid w:val="00D25893"/>
    <w:rsid w:val="00D47449"/>
    <w:rsid w:val="00D57D11"/>
    <w:rsid w:val="00D91DCB"/>
    <w:rsid w:val="00DA373B"/>
    <w:rsid w:val="00DA4CF5"/>
    <w:rsid w:val="00DA5998"/>
    <w:rsid w:val="00DC48C6"/>
    <w:rsid w:val="00E003CB"/>
    <w:rsid w:val="00E1005E"/>
    <w:rsid w:val="00E10B5F"/>
    <w:rsid w:val="00E17CB8"/>
    <w:rsid w:val="00E311B7"/>
    <w:rsid w:val="00E450EF"/>
    <w:rsid w:val="00E5674E"/>
    <w:rsid w:val="00E660E5"/>
    <w:rsid w:val="00E6632D"/>
    <w:rsid w:val="00E95F70"/>
    <w:rsid w:val="00EA5C6E"/>
    <w:rsid w:val="00F23BAC"/>
    <w:rsid w:val="00F54286"/>
    <w:rsid w:val="00F635BB"/>
    <w:rsid w:val="00F75995"/>
    <w:rsid w:val="00F77696"/>
    <w:rsid w:val="00F80F2B"/>
    <w:rsid w:val="00F84E10"/>
    <w:rsid w:val="00F87298"/>
    <w:rsid w:val="00FB3DC2"/>
    <w:rsid w:val="00FD228E"/>
    <w:rsid w:val="00FE6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65F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76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AC3678"/>
    <w:pPr>
      <w:keepNext/>
      <w:spacing w:before="240" w:after="60" w:line="240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ач основное"/>
    <w:basedOn w:val="a"/>
    <w:link w:val="a4"/>
    <w:qFormat/>
    <w:rsid w:val="00F54286"/>
    <w:pPr>
      <w:spacing w:after="0" w:line="360" w:lineRule="auto"/>
      <w:ind w:firstLine="851"/>
      <w:contextualSpacing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11">
    <w:name w:val="заг1"/>
    <w:basedOn w:val="1"/>
    <w:next w:val="a3"/>
    <w:link w:val="12"/>
    <w:qFormat/>
    <w:rsid w:val="00F635BB"/>
    <w:pPr>
      <w:spacing w:line="480" w:lineRule="auto"/>
      <w:jc w:val="center"/>
    </w:pPr>
    <w:rPr>
      <w:rFonts w:ascii="Times New Roman" w:hAnsi="Times New Roman"/>
      <w:b/>
      <w:color w:val="auto"/>
      <w:sz w:val="28"/>
    </w:rPr>
  </w:style>
  <w:style w:type="character" w:customStyle="1" w:styleId="10">
    <w:name w:val="Заголовок 1 Знак"/>
    <w:basedOn w:val="a0"/>
    <w:link w:val="1"/>
    <w:uiPriority w:val="9"/>
    <w:rsid w:val="00065F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2">
    <w:name w:val="заг1 Знак"/>
    <w:basedOn w:val="10"/>
    <w:link w:val="11"/>
    <w:rsid w:val="00F635BB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</w:rPr>
  </w:style>
  <w:style w:type="paragraph" w:styleId="a5">
    <w:name w:val="List Paragraph"/>
    <w:basedOn w:val="a"/>
    <w:uiPriority w:val="99"/>
    <w:qFormat/>
    <w:rsid w:val="00D57D11"/>
    <w:pPr>
      <w:spacing w:before="100" w:after="10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C907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90707"/>
  </w:style>
  <w:style w:type="paragraph" w:styleId="a8">
    <w:name w:val="footer"/>
    <w:basedOn w:val="a"/>
    <w:link w:val="a9"/>
    <w:uiPriority w:val="99"/>
    <w:unhideWhenUsed/>
    <w:rsid w:val="00C907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90707"/>
  </w:style>
  <w:style w:type="paragraph" w:styleId="aa">
    <w:name w:val="TOC Heading"/>
    <w:basedOn w:val="1"/>
    <w:next w:val="a"/>
    <w:uiPriority w:val="39"/>
    <w:unhideWhenUsed/>
    <w:qFormat/>
    <w:rsid w:val="00C90707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90707"/>
    <w:pPr>
      <w:spacing w:after="100"/>
    </w:pPr>
  </w:style>
  <w:style w:type="character" w:styleId="ab">
    <w:name w:val="Hyperlink"/>
    <w:basedOn w:val="a0"/>
    <w:uiPriority w:val="99"/>
    <w:unhideWhenUsed/>
    <w:rsid w:val="00C90707"/>
    <w:rPr>
      <w:color w:val="0563C1" w:themeColor="hyperlink"/>
      <w:u w:val="single"/>
    </w:rPr>
  </w:style>
  <w:style w:type="paragraph" w:customStyle="1" w:styleId="21">
    <w:name w:val="заг2"/>
    <w:basedOn w:val="2"/>
    <w:next w:val="a3"/>
    <w:link w:val="22"/>
    <w:qFormat/>
    <w:rsid w:val="00F635BB"/>
    <w:pPr>
      <w:spacing w:before="0" w:line="48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F776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22">
    <w:name w:val="заг2 Знак"/>
    <w:basedOn w:val="20"/>
    <w:link w:val="21"/>
    <w:rsid w:val="00F635B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c">
    <w:name w:val="Normal (Web)"/>
    <w:basedOn w:val="a"/>
    <w:uiPriority w:val="99"/>
    <w:semiHidden/>
    <w:unhideWhenUsed/>
    <w:rsid w:val="007768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776896"/>
    <w:rPr>
      <w:b/>
      <w:bCs/>
    </w:rPr>
  </w:style>
  <w:style w:type="character" w:customStyle="1" w:styleId="apple-converted-space">
    <w:name w:val="apple-converted-space"/>
    <w:basedOn w:val="a0"/>
    <w:rsid w:val="00776896"/>
  </w:style>
  <w:style w:type="paragraph" w:styleId="23">
    <w:name w:val="toc 2"/>
    <w:basedOn w:val="a"/>
    <w:next w:val="a"/>
    <w:autoRedefine/>
    <w:uiPriority w:val="39"/>
    <w:unhideWhenUsed/>
    <w:rsid w:val="007765F0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AC3678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paragraph" w:customStyle="1" w:styleId="31">
    <w:name w:val="заг3"/>
    <w:basedOn w:val="3"/>
    <w:next w:val="a3"/>
    <w:link w:val="32"/>
    <w:qFormat/>
    <w:rsid w:val="00F635BB"/>
    <w:pPr>
      <w:spacing w:before="0" w:after="0" w:line="480" w:lineRule="auto"/>
      <w:jc w:val="center"/>
    </w:pPr>
    <w:rPr>
      <w:rFonts w:ascii="Times New Roman" w:hAnsi="Times New Roman"/>
      <w:sz w:val="28"/>
      <w:lang w:eastAsia="en-US"/>
    </w:rPr>
  </w:style>
  <w:style w:type="paragraph" w:styleId="33">
    <w:name w:val="toc 3"/>
    <w:basedOn w:val="a"/>
    <w:next w:val="a"/>
    <w:autoRedefine/>
    <w:uiPriority w:val="39"/>
    <w:unhideWhenUsed/>
    <w:rsid w:val="00BC13B0"/>
    <w:pPr>
      <w:spacing w:after="100"/>
      <w:ind w:left="440"/>
    </w:pPr>
  </w:style>
  <w:style w:type="character" w:customStyle="1" w:styleId="32">
    <w:name w:val="заг3 Знак"/>
    <w:basedOn w:val="30"/>
    <w:link w:val="31"/>
    <w:rsid w:val="00F635BB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keyword">
    <w:name w:val="keyword"/>
    <w:basedOn w:val="a0"/>
    <w:rsid w:val="005B371F"/>
  </w:style>
  <w:style w:type="paragraph" w:customStyle="1" w:styleId="14">
    <w:name w:val="курсач 1"/>
    <w:basedOn w:val="a"/>
    <w:link w:val="15"/>
    <w:qFormat/>
    <w:rsid w:val="00205F07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5">
    <w:name w:val="курсач 1 Знак"/>
    <w:basedOn w:val="a0"/>
    <w:link w:val="14"/>
    <w:rsid w:val="00205F0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таблица"/>
    <w:basedOn w:val="a3"/>
    <w:link w:val="af"/>
    <w:qFormat/>
    <w:rsid w:val="003C4118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af0">
    <w:name w:val="код"/>
    <w:basedOn w:val="a3"/>
    <w:next w:val="a3"/>
    <w:link w:val="af1"/>
    <w:qFormat/>
    <w:rsid w:val="00C92FEA"/>
    <w:pPr>
      <w:spacing w:line="240" w:lineRule="auto"/>
      <w:ind w:left="720" w:firstLine="0"/>
      <w:jc w:val="left"/>
    </w:pPr>
    <w:rPr>
      <w:rFonts w:ascii="Courier New" w:hAnsi="Courier New"/>
      <w:sz w:val="24"/>
      <w:lang w:val="en-US"/>
    </w:rPr>
  </w:style>
  <w:style w:type="character" w:customStyle="1" w:styleId="a4">
    <w:name w:val="Курсач основное Знак"/>
    <w:basedOn w:val="a0"/>
    <w:link w:val="a3"/>
    <w:rsid w:val="003C4118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f">
    <w:name w:val="таблица Знак"/>
    <w:basedOn w:val="a4"/>
    <w:link w:val="ae"/>
    <w:rsid w:val="003C4118"/>
    <w:rPr>
      <w:rFonts w:ascii="Times New Roman" w:eastAsia="Times New Roman" w:hAnsi="Times New Roman" w:cs="Times New Roman"/>
      <w:color w:val="000000"/>
      <w:sz w:val="24"/>
      <w:szCs w:val="28"/>
      <w:lang w:eastAsia="ru-RU"/>
    </w:rPr>
  </w:style>
  <w:style w:type="character" w:customStyle="1" w:styleId="af1">
    <w:name w:val="код Знак"/>
    <w:basedOn w:val="a4"/>
    <w:link w:val="af0"/>
    <w:rsid w:val="00C92FEA"/>
    <w:rPr>
      <w:rFonts w:ascii="Courier New" w:eastAsia="Times New Roman" w:hAnsi="Courier New" w:cs="Times New Roman"/>
      <w:color w:val="000000"/>
      <w:sz w:val="24"/>
      <w:szCs w:val="28"/>
      <w:lang w:val="en-US" w:eastAsia="ru-RU"/>
    </w:rPr>
  </w:style>
  <w:style w:type="paragraph" w:styleId="af2">
    <w:name w:val="Balloon Text"/>
    <w:basedOn w:val="a"/>
    <w:link w:val="af3"/>
    <w:uiPriority w:val="99"/>
    <w:semiHidden/>
    <w:unhideWhenUsed/>
    <w:rsid w:val="002A68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2A68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65F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76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AC3678"/>
    <w:pPr>
      <w:keepNext/>
      <w:spacing w:before="240" w:after="60" w:line="240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ач основное"/>
    <w:basedOn w:val="a"/>
    <w:link w:val="a4"/>
    <w:qFormat/>
    <w:rsid w:val="00F54286"/>
    <w:pPr>
      <w:spacing w:after="0" w:line="360" w:lineRule="auto"/>
      <w:ind w:firstLine="851"/>
      <w:contextualSpacing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11">
    <w:name w:val="заг1"/>
    <w:basedOn w:val="1"/>
    <w:next w:val="a3"/>
    <w:link w:val="12"/>
    <w:qFormat/>
    <w:rsid w:val="00F635BB"/>
    <w:pPr>
      <w:spacing w:line="480" w:lineRule="auto"/>
      <w:jc w:val="center"/>
    </w:pPr>
    <w:rPr>
      <w:rFonts w:ascii="Times New Roman" w:hAnsi="Times New Roman"/>
      <w:b/>
      <w:color w:val="auto"/>
      <w:sz w:val="28"/>
    </w:rPr>
  </w:style>
  <w:style w:type="character" w:customStyle="1" w:styleId="10">
    <w:name w:val="Заголовок 1 Знак"/>
    <w:basedOn w:val="a0"/>
    <w:link w:val="1"/>
    <w:uiPriority w:val="9"/>
    <w:rsid w:val="00065F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2">
    <w:name w:val="заг1 Знак"/>
    <w:basedOn w:val="10"/>
    <w:link w:val="11"/>
    <w:rsid w:val="00F635BB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</w:rPr>
  </w:style>
  <w:style w:type="paragraph" w:styleId="a5">
    <w:name w:val="List Paragraph"/>
    <w:basedOn w:val="a"/>
    <w:uiPriority w:val="99"/>
    <w:qFormat/>
    <w:rsid w:val="00D57D11"/>
    <w:pPr>
      <w:spacing w:before="100" w:after="10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C907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90707"/>
  </w:style>
  <w:style w:type="paragraph" w:styleId="a8">
    <w:name w:val="footer"/>
    <w:basedOn w:val="a"/>
    <w:link w:val="a9"/>
    <w:uiPriority w:val="99"/>
    <w:unhideWhenUsed/>
    <w:rsid w:val="00C907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90707"/>
  </w:style>
  <w:style w:type="paragraph" w:styleId="aa">
    <w:name w:val="TOC Heading"/>
    <w:basedOn w:val="1"/>
    <w:next w:val="a"/>
    <w:uiPriority w:val="39"/>
    <w:unhideWhenUsed/>
    <w:qFormat/>
    <w:rsid w:val="00C90707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90707"/>
    <w:pPr>
      <w:spacing w:after="100"/>
    </w:pPr>
  </w:style>
  <w:style w:type="character" w:styleId="ab">
    <w:name w:val="Hyperlink"/>
    <w:basedOn w:val="a0"/>
    <w:uiPriority w:val="99"/>
    <w:unhideWhenUsed/>
    <w:rsid w:val="00C90707"/>
    <w:rPr>
      <w:color w:val="0563C1" w:themeColor="hyperlink"/>
      <w:u w:val="single"/>
    </w:rPr>
  </w:style>
  <w:style w:type="paragraph" w:customStyle="1" w:styleId="21">
    <w:name w:val="заг2"/>
    <w:basedOn w:val="2"/>
    <w:next w:val="a3"/>
    <w:link w:val="22"/>
    <w:qFormat/>
    <w:rsid w:val="00F635BB"/>
    <w:pPr>
      <w:spacing w:before="0" w:line="48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F776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22">
    <w:name w:val="заг2 Знак"/>
    <w:basedOn w:val="20"/>
    <w:link w:val="21"/>
    <w:rsid w:val="00F635B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c">
    <w:name w:val="Normal (Web)"/>
    <w:basedOn w:val="a"/>
    <w:uiPriority w:val="99"/>
    <w:semiHidden/>
    <w:unhideWhenUsed/>
    <w:rsid w:val="007768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776896"/>
    <w:rPr>
      <w:b/>
      <w:bCs/>
    </w:rPr>
  </w:style>
  <w:style w:type="character" w:customStyle="1" w:styleId="apple-converted-space">
    <w:name w:val="apple-converted-space"/>
    <w:basedOn w:val="a0"/>
    <w:rsid w:val="00776896"/>
  </w:style>
  <w:style w:type="paragraph" w:styleId="23">
    <w:name w:val="toc 2"/>
    <w:basedOn w:val="a"/>
    <w:next w:val="a"/>
    <w:autoRedefine/>
    <w:uiPriority w:val="39"/>
    <w:unhideWhenUsed/>
    <w:rsid w:val="007765F0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AC3678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paragraph" w:customStyle="1" w:styleId="31">
    <w:name w:val="заг3"/>
    <w:basedOn w:val="3"/>
    <w:next w:val="a3"/>
    <w:link w:val="32"/>
    <w:qFormat/>
    <w:rsid w:val="00F635BB"/>
    <w:pPr>
      <w:spacing w:before="0" w:after="0" w:line="480" w:lineRule="auto"/>
      <w:jc w:val="center"/>
    </w:pPr>
    <w:rPr>
      <w:rFonts w:ascii="Times New Roman" w:hAnsi="Times New Roman"/>
      <w:sz w:val="28"/>
      <w:lang w:eastAsia="en-US"/>
    </w:rPr>
  </w:style>
  <w:style w:type="paragraph" w:styleId="33">
    <w:name w:val="toc 3"/>
    <w:basedOn w:val="a"/>
    <w:next w:val="a"/>
    <w:autoRedefine/>
    <w:uiPriority w:val="39"/>
    <w:unhideWhenUsed/>
    <w:rsid w:val="00BC13B0"/>
    <w:pPr>
      <w:spacing w:after="100"/>
      <w:ind w:left="440"/>
    </w:pPr>
  </w:style>
  <w:style w:type="character" w:customStyle="1" w:styleId="32">
    <w:name w:val="заг3 Знак"/>
    <w:basedOn w:val="30"/>
    <w:link w:val="31"/>
    <w:rsid w:val="00F635BB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keyword">
    <w:name w:val="keyword"/>
    <w:basedOn w:val="a0"/>
    <w:rsid w:val="005B371F"/>
  </w:style>
  <w:style w:type="paragraph" w:customStyle="1" w:styleId="14">
    <w:name w:val="курсач 1"/>
    <w:basedOn w:val="a"/>
    <w:link w:val="15"/>
    <w:qFormat/>
    <w:rsid w:val="00205F07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5">
    <w:name w:val="курсач 1 Знак"/>
    <w:basedOn w:val="a0"/>
    <w:link w:val="14"/>
    <w:rsid w:val="00205F0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таблица"/>
    <w:basedOn w:val="a3"/>
    <w:link w:val="af"/>
    <w:qFormat/>
    <w:rsid w:val="003C4118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af0">
    <w:name w:val="код"/>
    <w:basedOn w:val="a3"/>
    <w:next w:val="a3"/>
    <w:link w:val="af1"/>
    <w:qFormat/>
    <w:rsid w:val="00C92FEA"/>
    <w:pPr>
      <w:spacing w:line="240" w:lineRule="auto"/>
      <w:ind w:left="720" w:firstLine="0"/>
      <w:jc w:val="left"/>
    </w:pPr>
    <w:rPr>
      <w:rFonts w:ascii="Courier New" w:hAnsi="Courier New"/>
      <w:sz w:val="24"/>
      <w:lang w:val="en-US"/>
    </w:rPr>
  </w:style>
  <w:style w:type="character" w:customStyle="1" w:styleId="a4">
    <w:name w:val="Курсач основное Знак"/>
    <w:basedOn w:val="a0"/>
    <w:link w:val="a3"/>
    <w:rsid w:val="003C4118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f">
    <w:name w:val="таблица Знак"/>
    <w:basedOn w:val="a4"/>
    <w:link w:val="ae"/>
    <w:rsid w:val="003C4118"/>
    <w:rPr>
      <w:rFonts w:ascii="Times New Roman" w:eastAsia="Times New Roman" w:hAnsi="Times New Roman" w:cs="Times New Roman"/>
      <w:color w:val="000000"/>
      <w:sz w:val="24"/>
      <w:szCs w:val="28"/>
      <w:lang w:eastAsia="ru-RU"/>
    </w:rPr>
  </w:style>
  <w:style w:type="character" w:customStyle="1" w:styleId="af1">
    <w:name w:val="код Знак"/>
    <w:basedOn w:val="a4"/>
    <w:link w:val="af0"/>
    <w:rsid w:val="00C92FEA"/>
    <w:rPr>
      <w:rFonts w:ascii="Courier New" w:eastAsia="Times New Roman" w:hAnsi="Courier New" w:cs="Times New Roman"/>
      <w:color w:val="000000"/>
      <w:sz w:val="24"/>
      <w:szCs w:val="28"/>
      <w:lang w:val="en-US" w:eastAsia="ru-RU"/>
    </w:rPr>
  </w:style>
  <w:style w:type="paragraph" w:styleId="af2">
    <w:name w:val="Balloon Text"/>
    <w:basedOn w:val="a"/>
    <w:link w:val="af3"/>
    <w:uiPriority w:val="99"/>
    <w:semiHidden/>
    <w:unhideWhenUsed/>
    <w:rsid w:val="002A68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2A68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4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ru.wikipedia.org/wiki/%D0%90%D0%B4%D0%B5%D0%BA%D0%B2%D0%B0%D1%82%D0%BD%D0%BE%D1%81%D1%82%D1%8C_%D0%BC%D0%BE%D0%B4%D0%B5%D0%BB%D0%B8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DBA4E-A02A-4BC3-A020-5C33F1890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70</Pages>
  <Words>11442</Words>
  <Characters>65226</Characters>
  <Application>Microsoft Office Word</Application>
  <DocSecurity>0</DocSecurity>
  <Lines>543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Павел Овчинников</cp:lastModifiedBy>
  <cp:revision>4</cp:revision>
  <dcterms:created xsi:type="dcterms:W3CDTF">2017-06-03T13:57:00Z</dcterms:created>
  <dcterms:modified xsi:type="dcterms:W3CDTF">2017-06-05T14:20:00Z</dcterms:modified>
</cp:coreProperties>
</file>